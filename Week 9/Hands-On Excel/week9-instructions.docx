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EFB79" w14:textId="751E4AC8" w:rsidR="00233D3A" w:rsidRDefault="00643DAA" w:rsidP="00233D3A">
      <w:pPr>
        <w:jc w:val="center"/>
        <w:rPr>
          <w:rFonts w:ascii="Arial" w:hAnsi="Arial" w:cs="Arial"/>
          <w:b/>
          <w:sz w:val="32"/>
        </w:rPr>
      </w:pPr>
      <w:r>
        <w:rPr>
          <w:rFonts w:ascii="Arial" w:hAnsi="Arial" w:cs="Arial"/>
          <w:b/>
          <w:sz w:val="32"/>
        </w:rPr>
        <w:t>R: Regression Assumptions, Diagnostics</w:t>
      </w:r>
      <w:r w:rsidR="004F6C7A">
        <w:rPr>
          <w:rFonts w:ascii="Arial" w:hAnsi="Arial" w:cs="Arial"/>
          <w:b/>
          <w:sz w:val="32"/>
        </w:rPr>
        <w:t>,</w:t>
      </w:r>
      <w:r>
        <w:rPr>
          <w:rFonts w:ascii="Arial" w:hAnsi="Arial" w:cs="Arial"/>
          <w:b/>
          <w:sz w:val="32"/>
        </w:rPr>
        <w:t xml:space="preserve"> and Corrections</w:t>
      </w:r>
    </w:p>
    <w:p w14:paraId="25A20FC0" w14:textId="77777777" w:rsidR="00233D3A" w:rsidRPr="00FB5679" w:rsidRDefault="00233D3A" w:rsidP="00FB5679">
      <w:pPr>
        <w:pStyle w:val="Heading2"/>
        <w:jc w:val="left"/>
        <w:rPr>
          <w:rFonts w:cs="Arial"/>
          <w:b/>
        </w:rPr>
      </w:pPr>
    </w:p>
    <w:p w14:paraId="414A7F1B" w14:textId="77777777" w:rsidR="00FB5679" w:rsidRPr="00FB5679" w:rsidRDefault="00FB5679" w:rsidP="00FB5679">
      <w:pPr>
        <w:rPr>
          <w:rFonts w:ascii="Arial" w:hAnsi="Arial" w:cs="Arial"/>
          <w:b/>
        </w:rPr>
      </w:pPr>
      <w:r w:rsidRPr="00FB5679">
        <w:rPr>
          <w:rFonts w:ascii="Arial" w:hAnsi="Arial" w:cs="Arial"/>
          <w:b/>
        </w:rPr>
        <w:t>Starting R</w:t>
      </w:r>
    </w:p>
    <w:p w14:paraId="61FAFB9C" w14:textId="77777777" w:rsidR="00FB5679" w:rsidRDefault="00FB5679" w:rsidP="00FB5679">
      <w:pPr>
        <w:rPr>
          <w:rFonts w:ascii="Arial" w:hAnsi="Arial" w:cs="Arial"/>
        </w:rPr>
      </w:pPr>
    </w:p>
    <w:p w14:paraId="7493707A" w14:textId="3B183293" w:rsidR="00FB5679" w:rsidRDefault="00FB5679" w:rsidP="006F03E5">
      <w:pPr>
        <w:pStyle w:val="ListParagraph"/>
        <w:numPr>
          <w:ilvl w:val="0"/>
          <w:numId w:val="1"/>
        </w:numPr>
        <w:rPr>
          <w:rFonts w:ascii="Arial" w:hAnsi="Arial" w:cs="Arial"/>
        </w:rPr>
      </w:pPr>
      <w:r>
        <w:rPr>
          <w:rFonts w:ascii="Arial" w:hAnsi="Arial" w:cs="Arial"/>
        </w:rPr>
        <w:t>Click on the Start button in the lower left corner of Windows</w:t>
      </w:r>
      <w:r w:rsidR="009A298F">
        <w:rPr>
          <w:rFonts w:ascii="Arial" w:hAnsi="Arial" w:cs="Arial"/>
        </w:rPr>
        <w:t>.</w:t>
      </w:r>
    </w:p>
    <w:p w14:paraId="574EEC3C" w14:textId="16892B0F" w:rsidR="00FB5679" w:rsidRDefault="00FB5679" w:rsidP="006F03E5">
      <w:pPr>
        <w:pStyle w:val="ListParagraph"/>
        <w:numPr>
          <w:ilvl w:val="0"/>
          <w:numId w:val="1"/>
        </w:numPr>
        <w:rPr>
          <w:rFonts w:ascii="Arial" w:hAnsi="Arial" w:cs="Arial"/>
        </w:rPr>
      </w:pPr>
      <w:r>
        <w:rPr>
          <w:rFonts w:ascii="Arial" w:hAnsi="Arial" w:cs="Arial"/>
        </w:rPr>
        <w:t>Click on All Programs, then click on the R folder, then R</w:t>
      </w:r>
      <w:r w:rsidR="009A298F">
        <w:rPr>
          <w:rFonts w:ascii="Arial" w:hAnsi="Arial" w:cs="Arial"/>
        </w:rPr>
        <w:t>.</w:t>
      </w:r>
    </w:p>
    <w:p w14:paraId="09C993A4" w14:textId="77777777" w:rsidR="00FB5679" w:rsidRDefault="00FB5679" w:rsidP="00FB5679">
      <w:pPr>
        <w:rPr>
          <w:rFonts w:ascii="Arial" w:hAnsi="Arial" w:cs="Arial"/>
        </w:rPr>
      </w:pPr>
    </w:p>
    <w:p w14:paraId="1531A5E4" w14:textId="6B9302D0" w:rsidR="00FB5679" w:rsidRDefault="00C34F2E" w:rsidP="00FB5679">
      <w:pPr>
        <w:rPr>
          <w:rFonts w:ascii="Arial" w:hAnsi="Arial" w:cs="Arial"/>
        </w:rPr>
      </w:pPr>
      <w:r>
        <w:rPr>
          <w:rFonts w:ascii="Arial" w:hAnsi="Arial" w:cs="Arial"/>
          <w:noProof/>
        </w:rPr>
        <w:drawing>
          <wp:inline distT="0" distB="0" distL="0" distR="0" wp14:anchorId="5A9688C3" wp14:editId="6BC444F8">
            <wp:extent cx="5481955" cy="3814445"/>
            <wp:effectExtent l="0" t="0" r="4445" b="0"/>
            <wp:docPr id="29" name="Picture 29" descr="R Consol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R Console scree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1955" cy="3814445"/>
                    </a:xfrm>
                    <a:prstGeom prst="rect">
                      <a:avLst/>
                    </a:prstGeom>
                    <a:noFill/>
                    <a:ln>
                      <a:noFill/>
                    </a:ln>
                  </pic:spPr>
                </pic:pic>
              </a:graphicData>
            </a:graphic>
          </wp:inline>
        </w:drawing>
      </w:r>
    </w:p>
    <w:p w14:paraId="2CB5CEDB" w14:textId="77777777" w:rsidR="00FB5679" w:rsidRDefault="00FB5679" w:rsidP="00FB5679">
      <w:pPr>
        <w:rPr>
          <w:rFonts w:ascii="Arial" w:hAnsi="Arial" w:cs="Arial"/>
        </w:rPr>
      </w:pPr>
    </w:p>
    <w:p w14:paraId="55CD75C8" w14:textId="1576DF2D" w:rsidR="00FB5679" w:rsidRDefault="00FB5679" w:rsidP="00FB5679">
      <w:pPr>
        <w:rPr>
          <w:rFonts w:ascii="Arial" w:hAnsi="Arial" w:cs="Arial"/>
        </w:rPr>
      </w:pPr>
      <w:r>
        <w:rPr>
          <w:rFonts w:ascii="Arial" w:hAnsi="Arial" w:cs="Arial"/>
        </w:rPr>
        <w:t xml:space="preserve">This is the command line screen. You can enter commands but need to know the syntax. There is a simpler approach to running R, called </w:t>
      </w:r>
      <w:proofErr w:type="spellStart"/>
      <w:r>
        <w:rPr>
          <w:rFonts w:ascii="Arial" w:hAnsi="Arial" w:cs="Arial"/>
        </w:rPr>
        <w:t>R</w:t>
      </w:r>
      <w:r w:rsidR="00594A4F">
        <w:rPr>
          <w:rFonts w:ascii="Arial" w:hAnsi="Arial" w:cs="Arial"/>
        </w:rPr>
        <w:t>cmdr</w:t>
      </w:r>
      <w:proofErr w:type="spellEnd"/>
      <w:r w:rsidR="00594A4F">
        <w:rPr>
          <w:rFonts w:ascii="Arial" w:hAnsi="Arial" w:cs="Arial"/>
        </w:rPr>
        <w:t xml:space="preserve"> (R Commander)</w:t>
      </w:r>
      <w:r>
        <w:rPr>
          <w:rFonts w:ascii="Arial" w:hAnsi="Arial" w:cs="Arial"/>
        </w:rPr>
        <w:t xml:space="preserve">. If you are running a Whitman computer, </w:t>
      </w:r>
      <w:proofErr w:type="spellStart"/>
      <w:r>
        <w:rPr>
          <w:rFonts w:ascii="Arial" w:hAnsi="Arial" w:cs="Arial"/>
        </w:rPr>
        <w:t>R</w:t>
      </w:r>
      <w:r w:rsidR="00594A4F">
        <w:rPr>
          <w:rFonts w:ascii="Arial" w:hAnsi="Arial" w:cs="Arial"/>
        </w:rPr>
        <w:t>cmdr</w:t>
      </w:r>
      <w:proofErr w:type="spellEnd"/>
      <w:r>
        <w:rPr>
          <w:rFonts w:ascii="Arial" w:hAnsi="Arial" w:cs="Arial"/>
        </w:rPr>
        <w:t xml:space="preserve"> is already installed. If not, you need to install it.</w:t>
      </w:r>
    </w:p>
    <w:p w14:paraId="462C6BC6" w14:textId="77777777" w:rsidR="00FB5679" w:rsidRDefault="00FB5679" w:rsidP="00FB5679">
      <w:pPr>
        <w:rPr>
          <w:rFonts w:ascii="Arial" w:hAnsi="Arial" w:cs="Arial"/>
        </w:rPr>
      </w:pPr>
    </w:p>
    <w:p w14:paraId="312F56E9" w14:textId="77777777" w:rsidR="00FB5679" w:rsidRDefault="00FB5679">
      <w:pPr>
        <w:spacing w:after="200" w:line="276" w:lineRule="auto"/>
        <w:rPr>
          <w:rFonts w:ascii="Arial" w:hAnsi="Arial" w:cs="Arial"/>
        </w:rPr>
      </w:pPr>
      <w:r>
        <w:rPr>
          <w:rFonts w:ascii="Arial" w:hAnsi="Arial" w:cs="Arial"/>
        </w:rPr>
        <w:br w:type="page"/>
      </w:r>
    </w:p>
    <w:p w14:paraId="0025E32B" w14:textId="77777777" w:rsidR="00FB5679" w:rsidRPr="00594A4F" w:rsidRDefault="00FB5679" w:rsidP="00FB5679">
      <w:pPr>
        <w:rPr>
          <w:rFonts w:ascii="Arial" w:hAnsi="Arial" w:cs="Arial"/>
          <w:b/>
        </w:rPr>
      </w:pPr>
      <w:r w:rsidRPr="00594A4F">
        <w:rPr>
          <w:rFonts w:ascii="Arial" w:hAnsi="Arial" w:cs="Arial"/>
          <w:b/>
        </w:rPr>
        <w:lastRenderedPageBreak/>
        <w:t>Installing R</w:t>
      </w:r>
      <w:r w:rsidR="003D2B10">
        <w:rPr>
          <w:rFonts w:ascii="Arial" w:hAnsi="Arial" w:cs="Arial"/>
          <w:b/>
        </w:rPr>
        <w:t xml:space="preserve"> </w:t>
      </w:r>
      <w:r w:rsidRPr="00594A4F">
        <w:rPr>
          <w:rFonts w:ascii="Arial" w:hAnsi="Arial" w:cs="Arial"/>
          <w:b/>
        </w:rPr>
        <w:t>Commander</w:t>
      </w:r>
    </w:p>
    <w:p w14:paraId="488896C7" w14:textId="77777777" w:rsidR="00FB5679" w:rsidRDefault="00FB5679" w:rsidP="00594A4F">
      <w:pPr>
        <w:rPr>
          <w:rFonts w:ascii="Arial" w:hAnsi="Arial" w:cs="Arial"/>
        </w:rPr>
      </w:pPr>
    </w:p>
    <w:p w14:paraId="3B0D25F0" w14:textId="77777777" w:rsidR="00594A4F" w:rsidRDefault="00594A4F" w:rsidP="00594A4F">
      <w:pPr>
        <w:rPr>
          <w:rFonts w:ascii="Arial" w:hAnsi="Arial" w:cs="Arial"/>
        </w:rPr>
      </w:pPr>
      <w:r>
        <w:rPr>
          <w:rFonts w:ascii="Arial" w:hAnsi="Arial" w:cs="Arial"/>
        </w:rPr>
        <w:t xml:space="preserve">Follow these steps only if you don’t already have </w:t>
      </w:r>
      <w:proofErr w:type="spellStart"/>
      <w:r>
        <w:rPr>
          <w:rFonts w:ascii="Arial" w:hAnsi="Arial" w:cs="Arial"/>
        </w:rPr>
        <w:t>Rcmdr</w:t>
      </w:r>
      <w:proofErr w:type="spellEnd"/>
      <w:r>
        <w:rPr>
          <w:rFonts w:ascii="Arial" w:hAnsi="Arial" w:cs="Arial"/>
        </w:rPr>
        <w:t xml:space="preserve"> installed.</w:t>
      </w:r>
    </w:p>
    <w:p w14:paraId="027541A8" w14:textId="77777777" w:rsidR="00594A4F" w:rsidRDefault="00594A4F" w:rsidP="00594A4F">
      <w:pPr>
        <w:rPr>
          <w:rFonts w:ascii="Arial" w:hAnsi="Arial" w:cs="Arial"/>
        </w:rPr>
      </w:pPr>
    </w:p>
    <w:p w14:paraId="12C47282" w14:textId="04AD66F5" w:rsidR="0079459B" w:rsidRPr="008C2949" w:rsidRDefault="0079459B" w:rsidP="006F03E5">
      <w:pPr>
        <w:pStyle w:val="ListParagraph"/>
        <w:numPr>
          <w:ilvl w:val="0"/>
          <w:numId w:val="2"/>
        </w:numPr>
        <w:rPr>
          <w:rFonts w:ascii="Arial" w:hAnsi="Arial" w:cs="Arial"/>
        </w:rPr>
      </w:pPr>
      <w:bookmarkStart w:id="0" w:name="_Hlk12796474"/>
      <w:r>
        <w:rPr>
          <w:rFonts w:ascii="Arial" w:hAnsi="Arial" w:cs="Arial"/>
          <w:color w:val="000000"/>
        </w:rPr>
        <w:t>In R, type the command:</w:t>
      </w:r>
    </w:p>
    <w:p w14:paraId="0B537989" w14:textId="77777777" w:rsidR="008C2949" w:rsidRPr="001B1956" w:rsidRDefault="008C2949" w:rsidP="008C2949">
      <w:pPr>
        <w:pStyle w:val="ListParagraph"/>
        <w:rPr>
          <w:rFonts w:ascii="Arial" w:hAnsi="Arial" w:cs="Arial"/>
        </w:rPr>
      </w:pPr>
    </w:p>
    <w:p w14:paraId="1569B2C8" w14:textId="2AEBEEAB" w:rsidR="0079459B" w:rsidRDefault="0079459B" w:rsidP="0079459B">
      <w:pPr>
        <w:pStyle w:val="ListParagraph"/>
        <w:rPr>
          <w:rFonts w:ascii="Arial" w:hAnsi="Arial" w:cs="Arial"/>
          <w:color w:val="000000"/>
        </w:rPr>
      </w:pPr>
      <w:proofErr w:type="spellStart"/>
      <w:proofErr w:type="gramStart"/>
      <w:r w:rsidRPr="00832102">
        <w:rPr>
          <w:rFonts w:ascii="Arial" w:hAnsi="Arial" w:cs="Arial"/>
          <w:color w:val="000000"/>
        </w:rPr>
        <w:t>install.packages</w:t>
      </w:r>
      <w:proofErr w:type="spellEnd"/>
      <w:proofErr w:type="gramEnd"/>
      <w:r w:rsidRPr="00832102">
        <w:rPr>
          <w:rFonts w:ascii="Arial" w:hAnsi="Arial" w:cs="Arial"/>
          <w:color w:val="000000"/>
        </w:rPr>
        <w:t>(</w:t>
      </w:r>
      <w:r w:rsidR="006C3C3F" w:rsidRPr="006C3C3F">
        <w:rPr>
          <w:rFonts w:ascii="Arial" w:hAnsi="Arial" w:cs="Arial"/>
          <w:color w:val="000000"/>
        </w:rPr>
        <w:t>"</w:t>
      </w:r>
      <w:proofErr w:type="spellStart"/>
      <w:r w:rsidRPr="00832102">
        <w:rPr>
          <w:rFonts w:ascii="Arial" w:hAnsi="Arial" w:cs="Arial"/>
          <w:color w:val="000000"/>
        </w:rPr>
        <w:t>Rcmdr</w:t>
      </w:r>
      <w:proofErr w:type="spellEnd"/>
      <w:r w:rsidR="006C3C3F" w:rsidRPr="006C3C3F">
        <w:rPr>
          <w:rFonts w:ascii="Arial" w:hAnsi="Arial" w:cs="Arial"/>
          <w:color w:val="000000"/>
        </w:rPr>
        <w:t>"</w:t>
      </w:r>
      <w:r w:rsidRPr="00832102">
        <w:rPr>
          <w:rFonts w:ascii="Arial" w:hAnsi="Arial" w:cs="Arial"/>
          <w:color w:val="000000"/>
        </w:rPr>
        <w:t>, dependencies = TRUE)</w:t>
      </w:r>
    </w:p>
    <w:p w14:paraId="3061DB3B" w14:textId="77777777" w:rsidR="008C2949" w:rsidRPr="00832102" w:rsidRDefault="008C2949" w:rsidP="0079459B">
      <w:pPr>
        <w:pStyle w:val="ListParagraph"/>
        <w:rPr>
          <w:rFonts w:ascii="Arial" w:hAnsi="Arial" w:cs="Arial"/>
        </w:rPr>
      </w:pPr>
    </w:p>
    <w:bookmarkEnd w:id="0"/>
    <w:p w14:paraId="12FC560F" w14:textId="58E1DC4A" w:rsidR="0079459B" w:rsidRPr="00832102" w:rsidRDefault="0079459B" w:rsidP="006F03E5">
      <w:pPr>
        <w:pStyle w:val="ListParagraph"/>
        <w:numPr>
          <w:ilvl w:val="0"/>
          <w:numId w:val="2"/>
        </w:numPr>
        <w:rPr>
          <w:rFonts w:ascii="Arial" w:hAnsi="Arial" w:cs="Arial"/>
        </w:rPr>
      </w:pPr>
      <w:r w:rsidRPr="00832102">
        <w:rPr>
          <w:rFonts w:ascii="Arial" w:hAnsi="Arial" w:cs="Arial"/>
        </w:rPr>
        <w:t>In the CRAN mirror, select the location closest to you; use a USA location near you, then click OK</w:t>
      </w:r>
      <w:r w:rsidR="009A298F">
        <w:rPr>
          <w:rFonts w:ascii="Arial" w:hAnsi="Arial" w:cs="Arial"/>
        </w:rPr>
        <w:t>.</w:t>
      </w:r>
    </w:p>
    <w:p w14:paraId="757E4826" w14:textId="05D3F010" w:rsidR="0079459B" w:rsidRDefault="0079459B" w:rsidP="006F03E5">
      <w:pPr>
        <w:pStyle w:val="ListParagraph"/>
        <w:numPr>
          <w:ilvl w:val="0"/>
          <w:numId w:val="2"/>
        </w:numPr>
        <w:rPr>
          <w:rFonts w:ascii="Arial" w:hAnsi="Arial" w:cs="Arial"/>
        </w:rPr>
      </w:pPr>
      <w:r>
        <w:rPr>
          <w:rFonts w:ascii="Arial" w:hAnsi="Arial" w:cs="Arial"/>
        </w:rPr>
        <w:t>If prompted to create a personal library, click Yes</w:t>
      </w:r>
      <w:r w:rsidR="009A298F">
        <w:rPr>
          <w:rFonts w:ascii="Arial" w:hAnsi="Arial" w:cs="Arial"/>
        </w:rPr>
        <w:t>.</w:t>
      </w:r>
    </w:p>
    <w:p w14:paraId="08A2DDAF" w14:textId="68B57F1E" w:rsidR="0079459B" w:rsidRDefault="0079459B" w:rsidP="006F03E5">
      <w:pPr>
        <w:pStyle w:val="ListParagraph"/>
        <w:numPr>
          <w:ilvl w:val="0"/>
          <w:numId w:val="2"/>
        </w:numPr>
        <w:rPr>
          <w:rFonts w:ascii="Arial" w:hAnsi="Arial" w:cs="Arial"/>
        </w:rPr>
      </w:pPr>
      <w:r>
        <w:rPr>
          <w:rFonts w:ascii="Arial" w:hAnsi="Arial" w:cs="Arial"/>
        </w:rPr>
        <w:t>If prompted to add missing packages, click Yes</w:t>
      </w:r>
      <w:r w:rsidR="009A298F">
        <w:rPr>
          <w:rFonts w:ascii="Arial" w:hAnsi="Arial" w:cs="Arial"/>
        </w:rPr>
        <w:t>.</w:t>
      </w:r>
    </w:p>
    <w:p w14:paraId="1DAB9869" w14:textId="77777777" w:rsidR="00594A4F" w:rsidRDefault="00594A4F" w:rsidP="00594A4F">
      <w:pPr>
        <w:rPr>
          <w:rFonts w:ascii="Arial" w:hAnsi="Arial" w:cs="Arial"/>
        </w:rPr>
      </w:pPr>
    </w:p>
    <w:p w14:paraId="5B02A6A5" w14:textId="24EE67BA" w:rsidR="00594A4F" w:rsidRDefault="00594A4F" w:rsidP="00594A4F">
      <w:pPr>
        <w:jc w:val="center"/>
        <w:rPr>
          <w:rFonts w:ascii="Arial" w:hAnsi="Arial" w:cs="Arial"/>
        </w:rPr>
      </w:pPr>
      <w:r>
        <w:rPr>
          <w:noProof/>
        </w:rPr>
        <w:drawing>
          <wp:inline distT="0" distB="0" distL="0" distR="0" wp14:anchorId="7938D151" wp14:editId="2C34908E">
            <wp:extent cx="2114550" cy="3943350"/>
            <wp:effectExtent l="0" t="0" r="0" b="0"/>
            <wp:docPr id="18" name="Picture 18" descr="R CRAN mirror sit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 CRAN mirror site menu"/>
                    <pic:cNvPicPr/>
                  </pic:nvPicPr>
                  <pic:blipFill>
                    <a:blip r:embed="rId8"/>
                    <a:stretch>
                      <a:fillRect/>
                    </a:stretch>
                  </pic:blipFill>
                  <pic:spPr>
                    <a:xfrm>
                      <a:off x="0" y="0"/>
                      <a:ext cx="2114550" cy="3943350"/>
                    </a:xfrm>
                    <a:prstGeom prst="rect">
                      <a:avLst/>
                    </a:prstGeom>
                  </pic:spPr>
                </pic:pic>
              </a:graphicData>
            </a:graphic>
          </wp:inline>
        </w:drawing>
      </w:r>
    </w:p>
    <w:p w14:paraId="0FBFF21E" w14:textId="690E1127" w:rsidR="00594A4F" w:rsidRDefault="00594A4F" w:rsidP="00594A4F">
      <w:pPr>
        <w:jc w:val="center"/>
        <w:rPr>
          <w:rFonts w:ascii="Arial" w:hAnsi="Arial" w:cs="Arial"/>
        </w:rPr>
      </w:pPr>
    </w:p>
    <w:p w14:paraId="45775A6A" w14:textId="77777777" w:rsidR="0079459B" w:rsidRDefault="0079459B">
      <w:pPr>
        <w:spacing w:after="200" w:line="276" w:lineRule="auto"/>
        <w:rPr>
          <w:rFonts w:ascii="Arial" w:hAnsi="Arial" w:cs="Arial"/>
          <w:b/>
        </w:rPr>
      </w:pPr>
      <w:r>
        <w:rPr>
          <w:rFonts w:ascii="Arial" w:hAnsi="Arial" w:cs="Arial"/>
          <w:b/>
        </w:rPr>
        <w:br w:type="page"/>
      </w:r>
    </w:p>
    <w:p w14:paraId="51B82B22" w14:textId="5BB4E30D" w:rsidR="00594A4F" w:rsidRPr="00CD2444" w:rsidRDefault="00594A4F" w:rsidP="00594A4F">
      <w:pPr>
        <w:rPr>
          <w:rFonts w:ascii="Arial" w:hAnsi="Arial" w:cs="Arial"/>
          <w:b/>
        </w:rPr>
      </w:pPr>
      <w:r w:rsidRPr="00CD2444">
        <w:rPr>
          <w:rFonts w:ascii="Arial" w:hAnsi="Arial" w:cs="Arial"/>
          <w:b/>
        </w:rPr>
        <w:lastRenderedPageBreak/>
        <w:t xml:space="preserve">Launch </w:t>
      </w:r>
      <w:proofErr w:type="spellStart"/>
      <w:r w:rsidRPr="00CD2444">
        <w:rPr>
          <w:rFonts w:ascii="Arial" w:hAnsi="Arial" w:cs="Arial"/>
          <w:b/>
        </w:rPr>
        <w:t>Rcmdr</w:t>
      </w:r>
      <w:proofErr w:type="spellEnd"/>
      <w:r w:rsidR="00CD2444">
        <w:rPr>
          <w:rFonts w:ascii="Arial" w:hAnsi="Arial" w:cs="Arial"/>
          <w:b/>
        </w:rPr>
        <w:t xml:space="preserve"> (R Commander)</w:t>
      </w:r>
    </w:p>
    <w:p w14:paraId="215BA712" w14:textId="77777777" w:rsidR="00594A4F" w:rsidRDefault="00594A4F" w:rsidP="00594A4F">
      <w:pPr>
        <w:rPr>
          <w:rFonts w:ascii="Arial" w:hAnsi="Arial" w:cs="Arial"/>
        </w:rPr>
      </w:pPr>
    </w:p>
    <w:p w14:paraId="542530B5" w14:textId="77777777" w:rsidR="00594A4F" w:rsidRDefault="00594A4F" w:rsidP="00594A4F">
      <w:pPr>
        <w:rPr>
          <w:rFonts w:ascii="Arial" w:hAnsi="Arial" w:cs="Arial"/>
        </w:rPr>
      </w:pPr>
      <w:proofErr w:type="spellStart"/>
      <w:r>
        <w:rPr>
          <w:rFonts w:ascii="Arial" w:hAnsi="Arial" w:cs="Arial"/>
        </w:rPr>
        <w:t>Rcmdr</w:t>
      </w:r>
      <w:proofErr w:type="spellEnd"/>
      <w:r>
        <w:rPr>
          <w:rFonts w:ascii="Arial" w:hAnsi="Arial" w:cs="Arial"/>
        </w:rPr>
        <w:t xml:space="preserve"> is a graphical user interface (GUI) that is easier to use than the command line. To launch </w:t>
      </w:r>
      <w:proofErr w:type="spellStart"/>
      <w:r>
        <w:rPr>
          <w:rFonts w:ascii="Arial" w:hAnsi="Arial" w:cs="Arial"/>
        </w:rPr>
        <w:t>Rcmdr</w:t>
      </w:r>
      <w:proofErr w:type="spellEnd"/>
      <w:r>
        <w:rPr>
          <w:rFonts w:ascii="Arial" w:hAnsi="Arial" w:cs="Arial"/>
        </w:rPr>
        <w:t>:</w:t>
      </w:r>
    </w:p>
    <w:p w14:paraId="31CA816C" w14:textId="77777777" w:rsidR="00594A4F" w:rsidRDefault="00594A4F" w:rsidP="00594A4F">
      <w:pPr>
        <w:rPr>
          <w:rFonts w:ascii="Arial" w:hAnsi="Arial" w:cs="Arial"/>
        </w:rPr>
      </w:pPr>
    </w:p>
    <w:p w14:paraId="76A10C7C" w14:textId="1B68ED95" w:rsidR="006C3C3F" w:rsidRDefault="00594A4F" w:rsidP="006F03E5">
      <w:pPr>
        <w:pStyle w:val="ListParagraph"/>
        <w:numPr>
          <w:ilvl w:val="0"/>
          <w:numId w:val="3"/>
        </w:numPr>
        <w:rPr>
          <w:rFonts w:ascii="Arial" w:hAnsi="Arial" w:cs="Arial"/>
        </w:rPr>
      </w:pPr>
      <w:r>
        <w:rPr>
          <w:rFonts w:ascii="Arial" w:hAnsi="Arial" w:cs="Arial"/>
        </w:rPr>
        <w:t>Type</w:t>
      </w:r>
      <w:r w:rsidR="006C3C3F">
        <w:rPr>
          <w:rFonts w:ascii="Arial" w:hAnsi="Arial" w:cs="Arial"/>
        </w:rPr>
        <w:t>:</w:t>
      </w:r>
    </w:p>
    <w:p w14:paraId="236F1C69" w14:textId="77777777" w:rsidR="006C3C3F" w:rsidRDefault="006C3C3F" w:rsidP="006C3C3F">
      <w:pPr>
        <w:pStyle w:val="ListParagraph"/>
        <w:rPr>
          <w:rFonts w:ascii="Arial" w:hAnsi="Arial" w:cs="Arial"/>
        </w:rPr>
      </w:pPr>
    </w:p>
    <w:p w14:paraId="40D3D4C4" w14:textId="78A1B338" w:rsidR="00594A4F" w:rsidRDefault="00594A4F" w:rsidP="006C3C3F">
      <w:pPr>
        <w:pStyle w:val="ListParagraph"/>
        <w:rPr>
          <w:rFonts w:ascii="Arial" w:hAnsi="Arial" w:cs="Arial"/>
        </w:rPr>
      </w:pPr>
      <w:proofErr w:type="gramStart"/>
      <w:r>
        <w:rPr>
          <w:rFonts w:ascii="Arial" w:hAnsi="Arial" w:cs="Arial"/>
        </w:rPr>
        <w:t>library(</w:t>
      </w:r>
      <w:proofErr w:type="spellStart"/>
      <w:proofErr w:type="gramEnd"/>
      <w:r>
        <w:rPr>
          <w:rFonts w:ascii="Arial" w:hAnsi="Arial" w:cs="Arial"/>
        </w:rPr>
        <w:t>Rcmdr</w:t>
      </w:r>
      <w:proofErr w:type="spellEnd"/>
      <w:r>
        <w:rPr>
          <w:rFonts w:ascii="Arial" w:hAnsi="Arial" w:cs="Arial"/>
        </w:rPr>
        <w:t>)</w:t>
      </w:r>
    </w:p>
    <w:p w14:paraId="6E656BB2" w14:textId="77777777" w:rsidR="006C3C3F" w:rsidRDefault="006C3C3F" w:rsidP="006C3C3F">
      <w:pPr>
        <w:pStyle w:val="ListParagraph"/>
        <w:rPr>
          <w:rFonts w:ascii="Arial" w:hAnsi="Arial" w:cs="Arial"/>
        </w:rPr>
      </w:pPr>
    </w:p>
    <w:p w14:paraId="19963673" w14:textId="77777777" w:rsidR="00594A4F" w:rsidRDefault="00594A4F" w:rsidP="006F03E5">
      <w:pPr>
        <w:pStyle w:val="ListParagraph"/>
        <w:numPr>
          <w:ilvl w:val="0"/>
          <w:numId w:val="3"/>
        </w:numPr>
        <w:rPr>
          <w:rFonts w:ascii="Arial" w:hAnsi="Arial" w:cs="Arial"/>
        </w:rPr>
      </w:pPr>
      <w:r>
        <w:rPr>
          <w:rFonts w:ascii="Arial" w:hAnsi="Arial" w:cs="Arial"/>
        </w:rPr>
        <w:t>If you receive a warning message that some packages are missing, it will ask if you want them installed. Click Yes.</w:t>
      </w:r>
    </w:p>
    <w:p w14:paraId="32B3AC0D" w14:textId="7BCD64FA" w:rsidR="00CD2444" w:rsidRDefault="00CD2444" w:rsidP="006F03E5">
      <w:pPr>
        <w:pStyle w:val="ListParagraph"/>
        <w:numPr>
          <w:ilvl w:val="0"/>
          <w:numId w:val="3"/>
        </w:numPr>
        <w:rPr>
          <w:rFonts w:ascii="Arial" w:hAnsi="Arial" w:cs="Arial"/>
        </w:rPr>
      </w:pPr>
      <w:r>
        <w:rPr>
          <w:rFonts w:ascii="Arial" w:hAnsi="Arial" w:cs="Arial"/>
        </w:rPr>
        <w:t>On the Install Missing Packages screen, click OK</w:t>
      </w:r>
      <w:r w:rsidR="009A298F">
        <w:rPr>
          <w:rFonts w:ascii="Arial" w:hAnsi="Arial" w:cs="Arial"/>
        </w:rPr>
        <w:t>.</w:t>
      </w:r>
    </w:p>
    <w:p w14:paraId="31DC3322" w14:textId="75558AD6" w:rsidR="00CD2444" w:rsidRDefault="00CD2444" w:rsidP="006F03E5">
      <w:pPr>
        <w:pStyle w:val="ListParagraph"/>
        <w:numPr>
          <w:ilvl w:val="0"/>
          <w:numId w:val="3"/>
        </w:numPr>
        <w:rPr>
          <w:rFonts w:ascii="Arial" w:hAnsi="Arial" w:cs="Arial"/>
        </w:rPr>
      </w:pPr>
      <w:r>
        <w:rPr>
          <w:rFonts w:ascii="Arial" w:hAnsi="Arial" w:cs="Arial"/>
        </w:rPr>
        <w:t>R will install the necessary software</w:t>
      </w:r>
      <w:r w:rsidR="009A298F">
        <w:rPr>
          <w:rFonts w:ascii="Arial" w:hAnsi="Arial" w:cs="Arial"/>
        </w:rPr>
        <w:t>.</w:t>
      </w:r>
    </w:p>
    <w:p w14:paraId="67A272F8" w14:textId="1C5ACA89" w:rsidR="00CD2444" w:rsidRDefault="00CD2444" w:rsidP="006F03E5">
      <w:pPr>
        <w:pStyle w:val="ListParagraph"/>
        <w:numPr>
          <w:ilvl w:val="0"/>
          <w:numId w:val="3"/>
        </w:numPr>
        <w:rPr>
          <w:rFonts w:ascii="Arial" w:hAnsi="Arial" w:cs="Arial"/>
        </w:rPr>
      </w:pPr>
      <w:r>
        <w:rPr>
          <w:rFonts w:ascii="Arial" w:hAnsi="Arial" w:cs="Arial"/>
        </w:rPr>
        <w:t>The R Commander screen will appear</w:t>
      </w:r>
      <w:r w:rsidR="009A298F">
        <w:rPr>
          <w:rFonts w:ascii="Arial" w:hAnsi="Arial" w:cs="Arial"/>
        </w:rPr>
        <w:t>.</w:t>
      </w:r>
    </w:p>
    <w:p w14:paraId="5E218935" w14:textId="77777777" w:rsidR="00594A4F" w:rsidRDefault="00594A4F" w:rsidP="00594A4F">
      <w:pPr>
        <w:rPr>
          <w:rFonts w:ascii="Arial" w:hAnsi="Arial" w:cs="Arial"/>
        </w:rPr>
      </w:pPr>
    </w:p>
    <w:p w14:paraId="47998C6C" w14:textId="77777777" w:rsidR="00594A4F" w:rsidRDefault="00594A4F" w:rsidP="00594A4F">
      <w:pPr>
        <w:rPr>
          <w:rFonts w:ascii="Arial" w:hAnsi="Arial" w:cs="Arial"/>
        </w:rPr>
      </w:pPr>
    </w:p>
    <w:p w14:paraId="68ACE0BA" w14:textId="77777777" w:rsidR="00594A4F" w:rsidRDefault="00594A4F" w:rsidP="00594A4F">
      <w:pPr>
        <w:rPr>
          <w:rFonts w:ascii="Arial" w:hAnsi="Arial" w:cs="Arial"/>
        </w:rPr>
      </w:pPr>
    </w:p>
    <w:p w14:paraId="4B362313" w14:textId="77777777" w:rsidR="00594A4F" w:rsidRDefault="00594A4F" w:rsidP="00594A4F">
      <w:pPr>
        <w:jc w:val="center"/>
        <w:rPr>
          <w:rFonts w:ascii="Arial" w:hAnsi="Arial" w:cs="Arial"/>
        </w:rPr>
      </w:pPr>
      <w:r>
        <w:rPr>
          <w:noProof/>
        </w:rPr>
        <w:drawing>
          <wp:inline distT="0" distB="0" distL="0" distR="0" wp14:anchorId="763A334B" wp14:editId="14B11FC2">
            <wp:extent cx="3068877" cy="1379706"/>
            <wp:effectExtent l="0" t="0" r="0" b="0"/>
            <wp:docPr id="37" name="Picture 37" descr="Error message warning about missing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Error message warning about missing packages"/>
                    <pic:cNvPicPr/>
                  </pic:nvPicPr>
                  <pic:blipFill>
                    <a:blip r:embed="rId9"/>
                    <a:stretch>
                      <a:fillRect/>
                    </a:stretch>
                  </pic:blipFill>
                  <pic:spPr>
                    <a:xfrm>
                      <a:off x="0" y="0"/>
                      <a:ext cx="3102071" cy="1394629"/>
                    </a:xfrm>
                    <a:prstGeom prst="rect">
                      <a:avLst/>
                    </a:prstGeom>
                  </pic:spPr>
                </pic:pic>
              </a:graphicData>
            </a:graphic>
          </wp:inline>
        </w:drawing>
      </w:r>
    </w:p>
    <w:p w14:paraId="76EC7221" w14:textId="77777777" w:rsidR="00CD2444" w:rsidRDefault="00CD2444" w:rsidP="00594A4F">
      <w:pPr>
        <w:jc w:val="center"/>
        <w:rPr>
          <w:rFonts w:ascii="Arial" w:hAnsi="Arial" w:cs="Arial"/>
        </w:rPr>
      </w:pPr>
    </w:p>
    <w:p w14:paraId="67E36135" w14:textId="77777777" w:rsidR="00CD2444" w:rsidRDefault="00CD2444" w:rsidP="00594A4F">
      <w:pPr>
        <w:jc w:val="center"/>
        <w:rPr>
          <w:rFonts w:ascii="Arial" w:hAnsi="Arial" w:cs="Arial"/>
        </w:rPr>
      </w:pPr>
    </w:p>
    <w:p w14:paraId="19152CF6" w14:textId="77777777" w:rsidR="00594A4F" w:rsidRPr="00594A4F" w:rsidRDefault="00594A4F" w:rsidP="00594A4F">
      <w:pPr>
        <w:jc w:val="center"/>
        <w:rPr>
          <w:rFonts w:ascii="Arial" w:hAnsi="Arial" w:cs="Arial"/>
        </w:rPr>
      </w:pPr>
      <w:r>
        <w:rPr>
          <w:noProof/>
        </w:rPr>
        <w:drawing>
          <wp:inline distT="0" distB="0" distL="0" distR="0" wp14:anchorId="626D7774" wp14:editId="1B03C591">
            <wp:extent cx="3056351" cy="1301539"/>
            <wp:effectExtent l="0" t="0" r="0" b="0"/>
            <wp:docPr id="42" name="Picture 42" descr="Menu to install missing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Menu to install missing packages"/>
                    <pic:cNvPicPr/>
                  </pic:nvPicPr>
                  <pic:blipFill>
                    <a:blip r:embed="rId10"/>
                    <a:stretch>
                      <a:fillRect/>
                    </a:stretch>
                  </pic:blipFill>
                  <pic:spPr>
                    <a:xfrm>
                      <a:off x="0" y="0"/>
                      <a:ext cx="3120296" cy="1328770"/>
                    </a:xfrm>
                    <a:prstGeom prst="rect">
                      <a:avLst/>
                    </a:prstGeom>
                  </pic:spPr>
                </pic:pic>
              </a:graphicData>
            </a:graphic>
          </wp:inline>
        </w:drawing>
      </w:r>
    </w:p>
    <w:p w14:paraId="5C6A92C3" w14:textId="77777777" w:rsidR="00594A4F" w:rsidRDefault="00594A4F" w:rsidP="00594A4F">
      <w:pPr>
        <w:rPr>
          <w:rFonts w:ascii="Arial" w:hAnsi="Arial" w:cs="Arial"/>
        </w:rPr>
      </w:pPr>
    </w:p>
    <w:p w14:paraId="7F8D21EC" w14:textId="77777777" w:rsidR="00594A4F" w:rsidRDefault="00CD2444" w:rsidP="00DF6C2C">
      <w:pPr>
        <w:jc w:val="center"/>
        <w:rPr>
          <w:rFonts w:ascii="Arial" w:hAnsi="Arial" w:cs="Arial"/>
        </w:rPr>
      </w:pPr>
      <w:r>
        <w:rPr>
          <w:noProof/>
        </w:rPr>
        <w:drawing>
          <wp:inline distT="0" distB="0" distL="0" distR="0" wp14:anchorId="56A5CB5C" wp14:editId="2655E42E">
            <wp:extent cx="2622884" cy="2133615"/>
            <wp:effectExtent l="0" t="0" r="6350" b="0"/>
            <wp:docPr id="76" name="Picture 76" descr="R Command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R Commander screen"/>
                    <pic:cNvPicPr/>
                  </pic:nvPicPr>
                  <pic:blipFill>
                    <a:blip r:embed="rId11"/>
                    <a:stretch>
                      <a:fillRect/>
                    </a:stretch>
                  </pic:blipFill>
                  <pic:spPr>
                    <a:xfrm>
                      <a:off x="0" y="0"/>
                      <a:ext cx="2637831" cy="2145774"/>
                    </a:xfrm>
                    <a:prstGeom prst="rect">
                      <a:avLst/>
                    </a:prstGeom>
                  </pic:spPr>
                </pic:pic>
              </a:graphicData>
            </a:graphic>
          </wp:inline>
        </w:drawing>
      </w:r>
    </w:p>
    <w:p w14:paraId="19C1C75A" w14:textId="2F74C2C1" w:rsidR="0030126D" w:rsidRDefault="0030126D">
      <w:pPr>
        <w:spacing w:after="200" w:line="276" w:lineRule="auto"/>
        <w:rPr>
          <w:rFonts w:ascii="Arial" w:hAnsi="Arial" w:cs="Arial"/>
          <w:b/>
        </w:rPr>
      </w:pPr>
    </w:p>
    <w:p w14:paraId="39B1E8CA" w14:textId="77777777" w:rsidR="0030126D" w:rsidRDefault="0030126D">
      <w:pPr>
        <w:spacing w:after="200" w:line="276" w:lineRule="auto"/>
        <w:rPr>
          <w:rFonts w:ascii="Arial" w:hAnsi="Arial" w:cs="Arial"/>
          <w:b/>
        </w:rPr>
      </w:pPr>
      <w:r>
        <w:rPr>
          <w:rFonts w:ascii="Arial" w:hAnsi="Arial" w:cs="Arial"/>
          <w:b/>
        </w:rPr>
        <w:br w:type="page"/>
      </w:r>
    </w:p>
    <w:p w14:paraId="23687073" w14:textId="361BF78F" w:rsidR="00A74F4B" w:rsidRPr="00234E88" w:rsidRDefault="00DB212A">
      <w:pPr>
        <w:spacing w:after="200" w:line="276" w:lineRule="auto"/>
        <w:rPr>
          <w:rFonts w:ascii="Arial" w:hAnsi="Arial" w:cs="Arial"/>
          <w:b/>
        </w:rPr>
      </w:pPr>
      <w:r>
        <w:rPr>
          <w:rFonts w:ascii="Arial" w:hAnsi="Arial" w:cs="Arial"/>
          <w:b/>
        </w:rPr>
        <w:lastRenderedPageBreak/>
        <w:t xml:space="preserve">9.2.1 </w:t>
      </w:r>
      <w:r w:rsidR="00234E88" w:rsidRPr="00234E88">
        <w:rPr>
          <w:rFonts w:ascii="Arial" w:hAnsi="Arial" w:cs="Arial"/>
          <w:b/>
        </w:rPr>
        <w:t>Regression</w:t>
      </w:r>
      <w:r>
        <w:rPr>
          <w:rFonts w:ascii="Arial" w:hAnsi="Arial" w:cs="Arial"/>
          <w:b/>
        </w:rPr>
        <w:t>, Diagnostics, and Corrections Overview</w:t>
      </w:r>
    </w:p>
    <w:p w14:paraId="78AEC204" w14:textId="0C5C75E0" w:rsidR="005A5AE4" w:rsidRDefault="00234E88">
      <w:pPr>
        <w:spacing w:after="200" w:line="276" w:lineRule="auto"/>
        <w:rPr>
          <w:rFonts w:ascii="Arial" w:hAnsi="Arial" w:cs="Arial"/>
        </w:rPr>
      </w:pPr>
      <w:r>
        <w:rPr>
          <w:rFonts w:ascii="Arial" w:hAnsi="Arial" w:cs="Arial"/>
        </w:rPr>
        <w:t xml:space="preserve">Linear regression is a technique that calculates the relationship between a dependent variable Y and one or more independent variables, or </w:t>
      </w:r>
      <w:proofErr w:type="spellStart"/>
      <w:r>
        <w:rPr>
          <w:rFonts w:ascii="Arial" w:hAnsi="Arial" w:cs="Arial"/>
        </w:rPr>
        <w:t>Xs</w:t>
      </w:r>
      <w:proofErr w:type="spellEnd"/>
      <w:r>
        <w:rPr>
          <w:rFonts w:ascii="Arial" w:hAnsi="Arial" w:cs="Arial"/>
        </w:rPr>
        <w:t xml:space="preserve">. Assume that you have data </w:t>
      </w:r>
      <w:proofErr w:type="gramStart"/>
      <w:r>
        <w:rPr>
          <w:rFonts w:ascii="Arial" w:hAnsi="Arial" w:cs="Arial"/>
        </w:rPr>
        <w:t>similar to</w:t>
      </w:r>
      <w:proofErr w:type="gramEnd"/>
      <w:r>
        <w:rPr>
          <w:rFonts w:ascii="Arial" w:hAnsi="Arial" w:cs="Arial"/>
        </w:rPr>
        <w:t xml:space="preserve"> the picture below.</w:t>
      </w:r>
    </w:p>
    <w:p w14:paraId="63561647" w14:textId="77777777" w:rsidR="00234E88" w:rsidRDefault="00A740BD" w:rsidP="00A740BD">
      <w:pPr>
        <w:spacing w:after="200" w:line="276" w:lineRule="auto"/>
        <w:jc w:val="center"/>
        <w:rPr>
          <w:rFonts w:ascii="Arial" w:hAnsi="Arial" w:cs="Arial"/>
        </w:rPr>
      </w:pPr>
      <w:r w:rsidRPr="00A740BD">
        <w:rPr>
          <w:rFonts w:ascii="Arial" w:hAnsi="Arial" w:cs="Arial"/>
          <w:noProof/>
        </w:rPr>
        <w:drawing>
          <wp:inline distT="0" distB="0" distL="0" distR="0" wp14:anchorId="4BD62025" wp14:editId="40312C4F">
            <wp:extent cx="3474720" cy="2517483"/>
            <wp:effectExtent l="0" t="0" r="0" b="0"/>
            <wp:docPr id="40" name="Picture 40" descr="Scatter plot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atter plot of dat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01618" cy="2536971"/>
                    </a:xfrm>
                    <a:prstGeom prst="rect">
                      <a:avLst/>
                    </a:prstGeom>
                    <a:noFill/>
                    <a:ln>
                      <a:noFill/>
                    </a:ln>
                  </pic:spPr>
                </pic:pic>
              </a:graphicData>
            </a:graphic>
          </wp:inline>
        </w:drawing>
      </w:r>
    </w:p>
    <w:p w14:paraId="78A18153" w14:textId="77777777" w:rsidR="00234E88" w:rsidRPr="005A5AE4" w:rsidRDefault="00234E88">
      <w:pPr>
        <w:spacing w:after="200" w:line="276" w:lineRule="auto"/>
        <w:rPr>
          <w:rFonts w:ascii="Arial" w:hAnsi="Arial" w:cs="Arial"/>
        </w:rPr>
      </w:pPr>
      <w:r>
        <w:rPr>
          <w:rFonts w:ascii="Arial" w:hAnsi="Arial" w:cs="Arial"/>
        </w:rPr>
        <w:t>You can calculate</w:t>
      </w:r>
      <w:r w:rsidR="000800C4">
        <w:rPr>
          <w:rFonts w:ascii="Arial" w:hAnsi="Arial" w:cs="Arial"/>
        </w:rPr>
        <w:t xml:space="preserve"> a regression trend line based on the data. This dashed line represents </w:t>
      </w:r>
      <m:oMath>
        <m:acc>
          <m:accPr>
            <m:ctrlPr>
              <w:rPr>
                <w:rFonts w:ascii="Cambria Math" w:hAnsi="Cambria Math" w:cs="Arial"/>
                <w:i/>
              </w:rPr>
            </m:ctrlPr>
          </m:accPr>
          <m:e>
            <m:r>
              <w:rPr>
                <w:rFonts w:ascii="Cambria Math" w:hAnsi="Cambria Math" w:cs="Arial"/>
              </w:rPr>
              <m:t>Y</m:t>
            </m:r>
          </m:e>
        </m:acc>
      </m:oMath>
      <w:r w:rsidR="000800C4">
        <w:rPr>
          <w:rFonts w:ascii="Arial" w:hAnsi="Arial" w:cs="Arial"/>
        </w:rPr>
        <w:t xml:space="preserve"> which is the estimate of the Y equation.</w:t>
      </w:r>
    </w:p>
    <w:p w14:paraId="66EB3DB1" w14:textId="77777777" w:rsidR="005A5AE4" w:rsidRPr="005A5AE4" w:rsidRDefault="00A740BD" w:rsidP="00A740BD">
      <w:pPr>
        <w:spacing w:after="200" w:line="276" w:lineRule="auto"/>
        <w:jc w:val="center"/>
        <w:rPr>
          <w:rFonts w:ascii="Arial" w:hAnsi="Arial" w:cs="Arial"/>
        </w:rPr>
      </w:pPr>
      <w:r w:rsidRPr="00A740BD">
        <w:rPr>
          <w:rFonts w:ascii="Arial" w:hAnsi="Arial" w:cs="Arial"/>
          <w:noProof/>
        </w:rPr>
        <w:drawing>
          <wp:inline distT="0" distB="0" distL="0" distR="0" wp14:anchorId="2B895815" wp14:editId="1C2EAF3F">
            <wp:extent cx="3474720" cy="2517482"/>
            <wp:effectExtent l="0" t="0" r="0" b="0"/>
            <wp:docPr id="39" name="Picture 39" descr="Linear regression line through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Linear regression line through dat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93415" cy="2531027"/>
                    </a:xfrm>
                    <a:prstGeom prst="rect">
                      <a:avLst/>
                    </a:prstGeom>
                    <a:noFill/>
                    <a:ln>
                      <a:noFill/>
                    </a:ln>
                  </pic:spPr>
                </pic:pic>
              </a:graphicData>
            </a:graphic>
          </wp:inline>
        </w:drawing>
      </w:r>
    </w:p>
    <w:p w14:paraId="69AAA8E8" w14:textId="77777777" w:rsidR="00A74F4B" w:rsidRPr="00A740BD" w:rsidRDefault="00A740BD">
      <w:pPr>
        <w:spacing w:after="200" w:line="276" w:lineRule="auto"/>
        <w:rPr>
          <w:rFonts w:ascii="Arial" w:hAnsi="Arial" w:cs="Arial"/>
        </w:rPr>
      </w:pPr>
      <w:r w:rsidRPr="00A740BD">
        <w:rPr>
          <w:rFonts w:ascii="Arial" w:hAnsi="Arial" w:cs="Arial"/>
        </w:rPr>
        <w:t xml:space="preserve">The </w:t>
      </w:r>
      <w:r>
        <w:rPr>
          <w:rFonts w:ascii="Arial" w:hAnsi="Arial" w:cs="Arial"/>
        </w:rPr>
        <w:t>vertical distance between the line and the data point is called the residual or error term.</w:t>
      </w:r>
    </w:p>
    <w:p w14:paraId="531EC4EA" w14:textId="77777777" w:rsidR="00A740BD" w:rsidRDefault="00A740BD">
      <w:pPr>
        <w:spacing w:after="200" w:line="276" w:lineRule="auto"/>
        <w:rPr>
          <w:rFonts w:ascii="Arial" w:hAnsi="Arial" w:cs="Arial"/>
          <w:b/>
        </w:rPr>
      </w:pPr>
    </w:p>
    <w:p w14:paraId="5E752FC7" w14:textId="77777777" w:rsidR="00A740BD" w:rsidRDefault="00A740BD">
      <w:pPr>
        <w:spacing w:after="200" w:line="276" w:lineRule="auto"/>
        <w:rPr>
          <w:rFonts w:ascii="Arial" w:hAnsi="Arial" w:cs="Arial"/>
          <w:b/>
        </w:rPr>
      </w:pPr>
    </w:p>
    <w:p w14:paraId="50B6DF47" w14:textId="77777777" w:rsidR="00A740BD" w:rsidRDefault="00A740BD">
      <w:pPr>
        <w:spacing w:after="200" w:line="276" w:lineRule="auto"/>
        <w:rPr>
          <w:rFonts w:ascii="Arial" w:hAnsi="Arial" w:cs="Arial"/>
          <w:b/>
        </w:rPr>
      </w:pPr>
      <w:r>
        <w:rPr>
          <w:rFonts w:ascii="Arial" w:hAnsi="Arial" w:cs="Arial"/>
          <w:b/>
        </w:rPr>
        <w:br w:type="page"/>
      </w:r>
    </w:p>
    <w:p w14:paraId="12A0758C" w14:textId="77777777" w:rsidR="007A775E" w:rsidRDefault="007A775E">
      <w:pPr>
        <w:spacing w:after="200" w:line="276" w:lineRule="auto"/>
        <w:rPr>
          <w:rFonts w:ascii="Arial" w:hAnsi="Arial" w:cs="Arial"/>
          <w:b/>
        </w:rPr>
      </w:pPr>
      <w:r>
        <w:rPr>
          <w:rFonts w:ascii="Arial" w:hAnsi="Arial" w:cs="Arial"/>
          <w:b/>
        </w:rPr>
        <w:lastRenderedPageBreak/>
        <w:t>Regression Diagnostics</w:t>
      </w:r>
    </w:p>
    <w:p w14:paraId="30CA2BAA" w14:textId="77777777" w:rsidR="007A775E" w:rsidRDefault="007A775E">
      <w:pPr>
        <w:spacing w:after="200" w:line="276" w:lineRule="auto"/>
        <w:rPr>
          <w:rFonts w:ascii="Arial" w:hAnsi="Arial" w:cs="Arial"/>
        </w:rPr>
      </w:pPr>
      <w:r>
        <w:rPr>
          <w:rFonts w:ascii="Arial" w:hAnsi="Arial" w:cs="Arial"/>
        </w:rPr>
        <w:t>There are several assumptions of linear regression:</w:t>
      </w:r>
    </w:p>
    <w:p w14:paraId="56F9EE40" w14:textId="62992DB9" w:rsidR="007A775E" w:rsidRDefault="007A775E" w:rsidP="006F03E5">
      <w:pPr>
        <w:pStyle w:val="ListParagraph"/>
        <w:numPr>
          <w:ilvl w:val="0"/>
          <w:numId w:val="11"/>
        </w:numPr>
        <w:spacing w:after="200" w:line="276" w:lineRule="auto"/>
        <w:rPr>
          <w:rFonts w:ascii="Arial" w:hAnsi="Arial" w:cs="Arial"/>
        </w:rPr>
      </w:pPr>
      <w:r>
        <w:rPr>
          <w:rFonts w:ascii="Arial" w:hAnsi="Arial" w:cs="Arial"/>
        </w:rPr>
        <w:t>The relationships are linear</w:t>
      </w:r>
      <w:r w:rsidR="00C07435">
        <w:rPr>
          <w:rFonts w:ascii="Arial" w:hAnsi="Arial" w:cs="Arial"/>
        </w:rPr>
        <w:t>.</w:t>
      </w:r>
    </w:p>
    <w:p w14:paraId="4D35F0C1" w14:textId="3785F1E9" w:rsidR="007A775E" w:rsidRDefault="007A775E" w:rsidP="006F03E5">
      <w:pPr>
        <w:pStyle w:val="ListParagraph"/>
        <w:numPr>
          <w:ilvl w:val="0"/>
          <w:numId w:val="11"/>
        </w:numPr>
        <w:spacing w:after="200" w:line="276" w:lineRule="auto"/>
        <w:rPr>
          <w:rFonts w:ascii="Arial" w:hAnsi="Arial" w:cs="Arial"/>
        </w:rPr>
      </w:pPr>
      <w:r>
        <w:rPr>
          <w:rFonts w:ascii="Arial" w:hAnsi="Arial" w:cs="Arial"/>
        </w:rPr>
        <w:t>The X variables (explanatory variables) are not correlated</w:t>
      </w:r>
      <w:r w:rsidR="00C07435">
        <w:rPr>
          <w:rFonts w:ascii="Arial" w:hAnsi="Arial" w:cs="Arial"/>
        </w:rPr>
        <w:t>.</w:t>
      </w:r>
    </w:p>
    <w:p w14:paraId="2961FE59" w14:textId="6D035278" w:rsidR="007A775E" w:rsidRDefault="007A775E" w:rsidP="006F03E5">
      <w:pPr>
        <w:pStyle w:val="ListParagraph"/>
        <w:numPr>
          <w:ilvl w:val="0"/>
          <w:numId w:val="11"/>
        </w:numPr>
        <w:spacing w:after="200" w:line="276" w:lineRule="auto"/>
        <w:rPr>
          <w:rFonts w:ascii="Arial" w:hAnsi="Arial" w:cs="Arial"/>
        </w:rPr>
      </w:pPr>
      <w:r>
        <w:rPr>
          <w:rFonts w:ascii="Arial" w:hAnsi="Arial" w:cs="Arial"/>
        </w:rPr>
        <w:t>Distribution of residuals</w:t>
      </w:r>
      <w:r w:rsidR="00C07435">
        <w:rPr>
          <w:rFonts w:ascii="Arial" w:hAnsi="Arial" w:cs="Arial"/>
        </w:rPr>
        <w:t>:</w:t>
      </w:r>
    </w:p>
    <w:p w14:paraId="2F6754D4" w14:textId="2D8767BE" w:rsidR="007A775E" w:rsidRDefault="007A775E" w:rsidP="006F03E5">
      <w:pPr>
        <w:pStyle w:val="ListParagraph"/>
        <w:numPr>
          <w:ilvl w:val="1"/>
          <w:numId w:val="11"/>
        </w:numPr>
        <w:spacing w:after="200" w:line="276" w:lineRule="auto"/>
        <w:rPr>
          <w:rFonts w:ascii="Arial" w:hAnsi="Arial" w:cs="Arial"/>
        </w:rPr>
      </w:pPr>
      <w:r>
        <w:rPr>
          <w:rFonts w:ascii="Arial" w:hAnsi="Arial" w:cs="Arial"/>
        </w:rPr>
        <w:t>The error terms have constant variance</w:t>
      </w:r>
      <w:r w:rsidR="00C07435">
        <w:rPr>
          <w:rFonts w:ascii="Arial" w:hAnsi="Arial" w:cs="Arial"/>
        </w:rPr>
        <w:t>.</w:t>
      </w:r>
    </w:p>
    <w:p w14:paraId="2A2E2135" w14:textId="00B52905" w:rsidR="007A775E" w:rsidRDefault="007A775E" w:rsidP="006F03E5">
      <w:pPr>
        <w:pStyle w:val="ListParagraph"/>
        <w:numPr>
          <w:ilvl w:val="1"/>
          <w:numId w:val="11"/>
        </w:numPr>
        <w:spacing w:after="200" w:line="276" w:lineRule="auto"/>
        <w:rPr>
          <w:rFonts w:ascii="Arial" w:hAnsi="Arial" w:cs="Arial"/>
        </w:rPr>
      </w:pPr>
      <w:r>
        <w:rPr>
          <w:rFonts w:ascii="Arial" w:hAnsi="Arial" w:cs="Arial"/>
        </w:rPr>
        <w:t>The errors terms are not correlated</w:t>
      </w:r>
      <w:r w:rsidR="00C07435">
        <w:rPr>
          <w:rFonts w:ascii="Arial" w:hAnsi="Arial" w:cs="Arial"/>
        </w:rPr>
        <w:t>.</w:t>
      </w:r>
    </w:p>
    <w:p w14:paraId="46BCC013" w14:textId="6718A654" w:rsidR="007A775E" w:rsidRPr="007A775E" w:rsidRDefault="007A775E" w:rsidP="006F03E5">
      <w:pPr>
        <w:pStyle w:val="ListParagraph"/>
        <w:numPr>
          <w:ilvl w:val="1"/>
          <w:numId w:val="11"/>
        </w:numPr>
        <w:spacing w:after="200" w:line="276" w:lineRule="auto"/>
        <w:rPr>
          <w:rFonts w:ascii="Arial" w:hAnsi="Arial" w:cs="Arial"/>
        </w:rPr>
      </w:pPr>
      <w:r>
        <w:rPr>
          <w:rFonts w:ascii="Arial" w:hAnsi="Arial" w:cs="Arial"/>
        </w:rPr>
        <w:t>There are no outliers</w:t>
      </w:r>
      <w:r w:rsidR="00C07435">
        <w:rPr>
          <w:rFonts w:ascii="Arial" w:hAnsi="Arial" w:cs="Arial"/>
        </w:rPr>
        <w:t>.</w:t>
      </w:r>
    </w:p>
    <w:p w14:paraId="5221803A" w14:textId="1CF2D803" w:rsidR="00D7142D" w:rsidRPr="00D7142D" w:rsidRDefault="00D7142D" w:rsidP="007A775E">
      <w:pPr>
        <w:spacing w:after="200" w:line="276" w:lineRule="auto"/>
        <w:rPr>
          <w:rFonts w:ascii="Arial" w:hAnsi="Arial" w:cs="Arial"/>
          <w:b/>
        </w:rPr>
      </w:pPr>
      <w:r w:rsidRPr="00D7142D">
        <w:rPr>
          <w:rFonts w:ascii="Arial" w:hAnsi="Arial" w:cs="Arial"/>
          <w:b/>
        </w:rPr>
        <w:t xml:space="preserve">Assumption 1: </w:t>
      </w:r>
      <w:r w:rsidR="004F6C7A">
        <w:rPr>
          <w:rFonts w:ascii="Arial" w:hAnsi="Arial" w:cs="Arial"/>
          <w:b/>
        </w:rPr>
        <w:t>T</w:t>
      </w:r>
      <w:r w:rsidRPr="00D7142D">
        <w:rPr>
          <w:rFonts w:ascii="Arial" w:hAnsi="Arial" w:cs="Arial"/>
          <w:b/>
        </w:rPr>
        <w:t>he relationship is linear</w:t>
      </w:r>
      <w:r w:rsidR="004F6C7A">
        <w:rPr>
          <w:rFonts w:ascii="Arial" w:hAnsi="Arial" w:cs="Arial"/>
          <w:b/>
        </w:rPr>
        <w:t>.</w:t>
      </w:r>
    </w:p>
    <w:p w14:paraId="6A411D6A" w14:textId="137C5B21" w:rsidR="00A740BD" w:rsidRDefault="00A740BD" w:rsidP="007A775E">
      <w:pPr>
        <w:spacing w:after="200" w:line="276" w:lineRule="auto"/>
        <w:rPr>
          <w:rFonts w:ascii="Arial" w:hAnsi="Arial" w:cs="Arial"/>
        </w:rPr>
      </w:pPr>
      <w:r>
        <w:rPr>
          <w:rFonts w:ascii="Arial" w:hAnsi="Arial" w:cs="Arial"/>
        </w:rPr>
        <w:t>Let’s examine each of these assumptions. In the pictures below, the left picture has data with a linear relationship, the right picture had nonlinear data. Linear regression can only be used on data with a linear relationship. Transformations can be used to transform nonlinear data into linear data. For example, exponential data like the data on the right can be converted into a linear relationship by taking the logarithm of both the Y and X variables.</w:t>
      </w:r>
    </w:p>
    <w:tbl>
      <w:tblPr>
        <w:tblStyle w:val="TableGrid"/>
        <w:tblW w:w="0" w:type="auto"/>
        <w:tblLook w:val="04A0" w:firstRow="1" w:lastRow="0" w:firstColumn="1" w:lastColumn="0" w:noHBand="0" w:noVBand="1"/>
      </w:tblPr>
      <w:tblGrid>
        <w:gridCol w:w="4316"/>
        <w:gridCol w:w="4314"/>
      </w:tblGrid>
      <w:tr w:rsidR="00D7142D" w14:paraId="52A4DC3C" w14:textId="77777777" w:rsidTr="00A740BD">
        <w:tc>
          <w:tcPr>
            <w:tcW w:w="4428" w:type="dxa"/>
          </w:tcPr>
          <w:p w14:paraId="5F125E5F" w14:textId="77777777" w:rsidR="00D7142D" w:rsidRDefault="00D7142D" w:rsidP="007A775E">
            <w:pPr>
              <w:spacing w:after="200" w:line="276" w:lineRule="auto"/>
              <w:rPr>
                <w:rFonts w:ascii="Arial" w:hAnsi="Arial" w:cs="Arial"/>
              </w:rPr>
            </w:pPr>
            <w:r w:rsidRPr="00D7142D">
              <w:rPr>
                <w:rFonts w:ascii="Arial" w:hAnsi="Arial" w:cs="Arial"/>
                <w:noProof/>
              </w:rPr>
              <w:drawing>
                <wp:inline distT="0" distB="0" distL="0" distR="0" wp14:anchorId="08C5343D" wp14:editId="71E02E32">
                  <wp:extent cx="2633472" cy="1910182"/>
                  <wp:effectExtent l="0" t="0" r="0" b="0"/>
                  <wp:docPr id="54" name="Picture 54" descr="Scatterplot of linea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atterplot of linear dat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3888" cy="1917737"/>
                          </a:xfrm>
                          <a:prstGeom prst="rect">
                            <a:avLst/>
                          </a:prstGeom>
                          <a:noFill/>
                          <a:ln>
                            <a:noFill/>
                          </a:ln>
                        </pic:spPr>
                      </pic:pic>
                    </a:graphicData>
                  </a:graphic>
                </wp:inline>
              </w:drawing>
            </w:r>
          </w:p>
        </w:tc>
        <w:tc>
          <w:tcPr>
            <w:tcW w:w="4428" w:type="dxa"/>
          </w:tcPr>
          <w:p w14:paraId="5EBB4DCF" w14:textId="77777777" w:rsidR="00A740BD" w:rsidRDefault="00D7142D" w:rsidP="007A775E">
            <w:pPr>
              <w:spacing w:after="200" w:line="276" w:lineRule="auto"/>
              <w:rPr>
                <w:rFonts w:ascii="Arial" w:hAnsi="Arial" w:cs="Arial"/>
              </w:rPr>
            </w:pPr>
            <w:r w:rsidRPr="00D7142D">
              <w:rPr>
                <w:rFonts w:ascii="Arial" w:hAnsi="Arial" w:cs="Arial"/>
                <w:noProof/>
              </w:rPr>
              <w:drawing>
                <wp:inline distT="0" distB="0" distL="0" distR="0" wp14:anchorId="79294C00" wp14:editId="1791A9C9">
                  <wp:extent cx="2632211" cy="1909267"/>
                  <wp:effectExtent l="0" t="0" r="0" b="0"/>
                  <wp:docPr id="53" name="Picture 53" descr="Scatterplot of non-linea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atterplot of non-linear dat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48971" cy="1921424"/>
                          </a:xfrm>
                          <a:prstGeom prst="rect">
                            <a:avLst/>
                          </a:prstGeom>
                          <a:noFill/>
                          <a:ln>
                            <a:noFill/>
                          </a:ln>
                        </pic:spPr>
                      </pic:pic>
                    </a:graphicData>
                  </a:graphic>
                </wp:inline>
              </w:drawing>
            </w:r>
          </w:p>
        </w:tc>
      </w:tr>
    </w:tbl>
    <w:p w14:paraId="19A1C211" w14:textId="77777777" w:rsidR="00A740BD" w:rsidRDefault="00A740BD" w:rsidP="007A775E">
      <w:pPr>
        <w:spacing w:after="200" w:line="276" w:lineRule="auto"/>
        <w:rPr>
          <w:rFonts w:ascii="Arial" w:hAnsi="Arial" w:cs="Arial"/>
        </w:rPr>
      </w:pPr>
    </w:p>
    <w:p w14:paraId="1F6F4104" w14:textId="10876304" w:rsidR="005B114A" w:rsidRDefault="005B114A" w:rsidP="007A775E">
      <w:pPr>
        <w:spacing w:after="200" w:line="276" w:lineRule="auto"/>
        <w:rPr>
          <w:rFonts w:ascii="Arial" w:hAnsi="Arial" w:cs="Arial"/>
          <w:b/>
        </w:rPr>
      </w:pPr>
      <w:r>
        <w:rPr>
          <w:rFonts w:ascii="Arial" w:hAnsi="Arial" w:cs="Arial"/>
          <w:b/>
        </w:rPr>
        <w:t xml:space="preserve">Effects of </w:t>
      </w:r>
      <w:r w:rsidR="00C07435">
        <w:rPr>
          <w:rFonts w:ascii="Arial" w:hAnsi="Arial" w:cs="Arial"/>
          <w:b/>
        </w:rPr>
        <w:t>N</w:t>
      </w:r>
      <w:r>
        <w:rPr>
          <w:rFonts w:ascii="Arial" w:hAnsi="Arial" w:cs="Arial"/>
          <w:b/>
        </w:rPr>
        <w:t>onlinearity</w:t>
      </w:r>
    </w:p>
    <w:p w14:paraId="486D35FF" w14:textId="32FBDABE" w:rsidR="005B114A" w:rsidRDefault="005B114A" w:rsidP="007A775E">
      <w:pPr>
        <w:spacing w:after="200" w:line="276" w:lineRule="auto"/>
        <w:rPr>
          <w:rFonts w:ascii="Arial" w:hAnsi="Arial" w:cs="Arial"/>
        </w:rPr>
      </w:pPr>
      <w:r>
        <w:rPr>
          <w:rFonts w:ascii="Arial" w:hAnsi="Arial" w:cs="Arial"/>
        </w:rPr>
        <w:t>If the data is not linear, and you use a linear regression, the regression will generate biased (incorrect) coefficients.</w:t>
      </w:r>
    </w:p>
    <w:p w14:paraId="6D9EB89A" w14:textId="3E3D1576" w:rsidR="00BB0E70" w:rsidRPr="00D0521B" w:rsidRDefault="00BB0E70" w:rsidP="007A775E">
      <w:pPr>
        <w:spacing w:after="200" w:line="276" w:lineRule="auto"/>
        <w:rPr>
          <w:rFonts w:ascii="Arial" w:hAnsi="Arial" w:cs="Arial"/>
          <w:b/>
        </w:rPr>
      </w:pPr>
      <w:r w:rsidRPr="00D0521B">
        <w:rPr>
          <w:rFonts w:ascii="Arial" w:hAnsi="Arial" w:cs="Arial"/>
          <w:b/>
        </w:rPr>
        <w:t>Test for Linearity</w:t>
      </w:r>
    </w:p>
    <w:p w14:paraId="7D1CCF26" w14:textId="77777777" w:rsidR="00BB0E70" w:rsidRPr="00D0521B" w:rsidRDefault="00BB0E70" w:rsidP="00D0521B">
      <w:pPr>
        <w:spacing w:after="200" w:line="276" w:lineRule="auto"/>
        <w:rPr>
          <w:rFonts w:ascii="Arial" w:hAnsi="Arial" w:cs="Arial"/>
        </w:rPr>
      </w:pPr>
      <w:r w:rsidRPr="00D0521B">
        <w:rPr>
          <w:rFonts w:ascii="Arial" w:hAnsi="Arial" w:cs="Arial"/>
        </w:rPr>
        <w:t>The Ramsey Regression Equation Specification Error Test (RESET) (1969) to test for linearity</w:t>
      </w:r>
    </w:p>
    <w:p w14:paraId="25C9F11A" w14:textId="3631D64B" w:rsidR="00A26035" w:rsidRDefault="00A26035">
      <w:pPr>
        <w:spacing w:after="200" w:line="276" w:lineRule="auto"/>
        <w:rPr>
          <w:rFonts w:ascii="Arial" w:hAnsi="Arial" w:cs="Arial"/>
          <w:b/>
        </w:rPr>
      </w:pPr>
      <w:r>
        <w:rPr>
          <w:rFonts w:ascii="Arial" w:hAnsi="Arial" w:cs="Arial"/>
          <w:b/>
        </w:rPr>
        <w:t xml:space="preserve">Solution to </w:t>
      </w:r>
      <w:r w:rsidR="00C07435">
        <w:rPr>
          <w:rFonts w:ascii="Arial" w:hAnsi="Arial" w:cs="Arial"/>
          <w:b/>
        </w:rPr>
        <w:t>N</w:t>
      </w:r>
      <w:r>
        <w:rPr>
          <w:rFonts w:ascii="Arial" w:hAnsi="Arial" w:cs="Arial"/>
          <w:b/>
        </w:rPr>
        <w:t>onlinearity</w:t>
      </w:r>
    </w:p>
    <w:p w14:paraId="4F3329BE" w14:textId="30F6D65C" w:rsidR="000D3BAC" w:rsidRDefault="00A26035">
      <w:pPr>
        <w:spacing w:after="200" w:line="276" w:lineRule="auto"/>
        <w:rPr>
          <w:rFonts w:ascii="Arial" w:hAnsi="Arial" w:cs="Arial"/>
          <w:b/>
        </w:rPr>
      </w:pPr>
      <w:r>
        <w:rPr>
          <w:rFonts w:ascii="Arial" w:hAnsi="Arial" w:cs="Arial"/>
        </w:rPr>
        <w:t>The best solution for nonlinear data is to transform the data using logarithms, squares, square roots, or inverses (1/variable). There are more advanced techniques which can assist in determining the correct transformation (Box-Cox for the Y variable; Box-Tidwell for the X variables).</w:t>
      </w:r>
      <w:r w:rsidR="000D3BAC">
        <w:rPr>
          <w:rFonts w:ascii="Arial" w:hAnsi="Arial" w:cs="Arial"/>
          <w:b/>
        </w:rPr>
        <w:br w:type="page"/>
      </w:r>
    </w:p>
    <w:p w14:paraId="78D539CF" w14:textId="3F0A214A" w:rsidR="00D7142D" w:rsidRPr="00D7142D" w:rsidRDefault="00D7142D" w:rsidP="007A775E">
      <w:pPr>
        <w:spacing w:after="200" w:line="276" w:lineRule="auto"/>
        <w:rPr>
          <w:rFonts w:ascii="Arial" w:hAnsi="Arial" w:cs="Arial"/>
          <w:b/>
        </w:rPr>
      </w:pPr>
      <w:r w:rsidRPr="00D7142D">
        <w:rPr>
          <w:rFonts w:ascii="Arial" w:hAnsi="Arial" w:cs="Arial"/>
          <w:b/>
        </w:rPr>
        <w:lastRenderedPageBreak/>
        <w:t>Assumption 2:</w:t>
      </w:r>
      <w:r>
        <w:rPr>
          <w:rFonts w:ascii="Arial" w:hAnsi="Arial" w:cs="Arial"/>
          <w:b/>
        </w:rPr>
        <w:t xml:space="preserve"> </w:t>
      </w:r>
      <w:r w:rsidRPr="00D7142D">
        <w:rPr>
          <w:rFonts w:ascii="Arial" w:hAnsi="Arial" w:cs="Arial"/>
          <w:b/>
        </w:rPr>
        <w:t>The X variables are not correlated (no multicollinearity)</w:t>
      </w:r>
      <w:r w:rsidR="004F6C7A">
        <w:rPr>
          <w:rFonts w:ascii="Arial" w:hAnsi="Arial" w:cs="Arial"/>
          <w:b/>
        </w:rPr>
        <w:t>.</w:t>
      </w:r>
    </w:p>
    <w:p w14:paraId="2717A799" w14:textId="02ABE87B" w:rsidR="00A740BD" w:rsidRDefault="00D7142D" w:rsidP="007A775E">
      <w:pPr>
        <w:spacing w:after="200" w:line="276" w:lineRule="auto"/>
        <w:rPr>
          <w:rFonts w:ascii="Arial" w:hAnsi="Arial" w:cs="Arial"/>
        </w:rPr>
      </w:pPr>
      <w:r>
        <w:rPr>
          <w:rFonts w:ascii="Arial" w:hAnsi="Arial" w:cs="Arial"/>
        </w:rPr>
        <w:t>When including more than on</w:t>
      </w:r>
      <w:r w:rsidR="00C07435">
        <w:rPr>
          <w:rFonts w:ascii="Arial" w:hAnsi="Arial" w:cs="Arial"/>
        </w:rPr>
        <w:t>e</w:t>
      </w:r>
      <w:r>
        <w:rPr>
          <w:rFonts w:ascii="Arial" w:hAnsi="Arial" w:cs="Arial"/>
        </w:rPr>
        <w:t xml:space="preserve"> explanatory or independent variable (i.e., X variable) in an analysis, you must ensure that they are not related to each other. If you plot the X variables, you should see no pattern, such as the picture on the left</w:t>
      </w:r>
      <w:r w:rsidR="000D3BAC">
        <w:rPr>
          <w:rFonts w:ascii="Arial" w:hAnsi="Arial" w:cs="Arial"/>
        </w:rPr>
        <w:t xml:space="preserve"> between variables X1 and X2</w:t>
      </w:r>
      <w:r>
        <w:rPr>
          <w:rFonts w:ascii="Arial" w:hAnsi="Arial" w:cs="Arial"/>
        </w:rPr>
        <w:t>. If you see a relationship, such as on the right</w:t>
      </w:r>
      <w:r w:rsidR="000D3BAC">
        <w:rPr>
          <w:rFonts w:ascii="Arial" w:hAnsi="Arial" w:cs="Arial"/>
        </w:rPr>
        <w:t xml:space="preserve"> between X2 and X3</w:t>
      </w:r>
      <w:r>
        <w:rPr>
          <w:rFonts w:ascii="Arial" w:hAnsi="Arial" w:cs="Arial"/>
        </w:rPr>
        <w:t>, then multicollinearity exists.</w:t>
      </w:r>
    </w:p>
    <w:tbl>
      <w:tblPr>
        <w:tblStyle w:val="TableGrid"/>
        <w:tblW w:w="0" w:type="auto"/>
        <w:tblLook w:val="04A0" w:firstRow="1" w:lastRow="0" w:firstColumn="1" w:lastColumn="0" w:noHBand="0" w:noVBand="1"/>
      </w:tblPr>
      <w:tblGrid>
        <w:gridCol w:w="4330"/>
        <w:gridCol w:w="4300"/>
      </w:tblGrid>
      <w:tr w:rsidR="000D3BAC" w14:paraId="5E56B4B7" w14:textId="77777777" w:rsidTr="00D7142D">
        <w:tc>
          <w:tcPr>
            <w:tcW w:w="4428" w:type="dxa"/>
          </w:tcPr>
          <w:p w14:paraId="5185538D" w14:textId="77777777" w:rsidR="00D7142D" w:rsidRDefault="00D7142D" w:rsidP="007A775E">
            <w:pPr>
              <w:spacing w:after="200" w:line="276" w:lineRule="auto"/>
              <w:rPr>
                <w:rFonts w:ascii="Arial" w:hAnsi="Arial" w:cs="Arial"/>
              </w:rPr>
            </w:pPr>
            <w:r w:rsidRPr="00D7142D">
              <w:rPr>
                <w:rFonts w:ascii="Arial" w:hAnsi="Arial" w:cs="Arial"/>
                <w:noProof/>
              </w:rPr>
              <w:drawing>
                <wp:inline distT="0" distB="0" distL="0" distR="0" wp14:anchorId="2E7052FC" wp14:editId="59A1A791">
                  <wp:extent cx="2684050" cy="1945843"/>
                  <wp:effectExtent l="0" t="0" r="2540" b="0"/>
                  <wp:docPr id="55" name="Picture 55" descr="Scatterplot showing no multi-collinea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atterplot showing no multi-collinearit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96158" cy="1954621"/>
                          </a:xfrm>
                          <a:prstGeom prst="rect">
                            <a:avLst/>
                          </a:prstGeom>
                          <a:noFill/>
                          <a:ln>
                            <a:noFill/>
                          </a:ln>
                        </pic:spPr>
                      </pic:pic>
                    </a:graphicData>
                  </a:graphic>
                </wp:inline>
              </w:drawing>
            </w:r>
          </w:p>
        </w:tc>
        <w:tc>
          <w:tcPr>
            <w:tcW w:w="4428" w:type="dxa"/>
          </w:tcPr>
          <w:p w14:paraId="02E32031" w14:textId="77777777" w:rsidR="00D7142D" w:rsidRDefault="000D3BAC" w:rsidP="007A775E">
            <w:pPr>
              <w:spacing w:after="200" w:line="276" w:lineRule="auto"/>
              <w:rPr>
                <w:rFonts w:ascii="Arial" w:hAnsi="Arial" w:cs="Arial"/>
              </w:rPr>
            </w:pPr>
            <w:r w:rsidRPr="000D3BAC">
              <w:rPr>
                <w:rFonts w:ascii="Arial" w:hAnsi="Arial" w:cs="Arial"/>
                <w:noProof/>
              </w:rPr>
              <w:drawing>
                <wp:inline distT="0" distB="0" distL="0" distR="0" wp14:anchorId="0F2B424A" wp14:editId="77A59290">
                  <wp:extent cx="2662733" cy="1930389"/>
                  <wp:effectExtent l="0" t="0" r="4445" b="0"/>
                  <wp:docPr id="57" name="Picture 57" descr="Scatterplot showing multi-collinea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catterplot showing multi-collinearit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8319" cy="1948938"/>
                          </a:xfrm>
                          <a:prstGeom prst="rect">
                            <a:avLst/>
                          </a:prstGeom>
                          <a:noFill/>
                          <a:ln>
                            <a:noFill/>
                          </a:ln>
                        </pic:spPr>
                      </pic:pic>
                    </a:graphicData>
                  </a:graphic>
                </wp:inline>
              </w:drawing>
            </w:r>
          </w:p>
        </w:tc>
      </w:tr>
    </w:tbl>
    <w:p w14:paraId="3F5FC42C" w14:textId="77777777" w:rsidR="00D7142D" w:rsidRDefault="00D7142D" w:rsidP="007A775E">
      <w:pPr>
        <w:spacing w:after="200" w:line="276" w:lineRule="auto"/>
        <w:rPr>
          <w:rFonts w:ascii="Arial" w:hAnsi="Arial" w:cs="Arial"/>
        </w:rPr>
      </w:pPr>
    </w:p>
    <w:p w14:paraId="65298526" w14:textId="3019D3C9" w:rsidR="005B114A" w:rsidRDefault="005B114A" w:rsidP="007A775E">
      <w:pPr>
        <w:spacing w:after="200" w:line="276" w:lineRule="auto"/>
        <w:rPr>
          <w:rFonts w:ascii="Arial" w:hAnsi="Arial" w:cs="Arial"/>
          <w:b/>
        </w:rPr>
      </w:pPr>
      <w:r>
        <w:rPr>
          <w:rFonts w:ascii="Arial" w:hAnsi="Arial" w:cs="Arial"/>
          <w:b/>
        </w:rPr>
        <w:t xml:space="preserve">Effects of </w:t>
      </w:r>
      <w:r w:rsidR="00C07435">
        <w:rPr>
          <w:rFonts w:ascii="Arial" w:hAnsi="Arial" w:cs="Arial"/>
          <w:b/>
        </w:rPr>
        <w:t>M</w:t>
      </w:r>
      <w:r>
        <w:rPr>
          <w:rFonts w:ascii="Arial" w:hAnsi="Arial" w:cs="Arial"/>
          <w:b/>
        </w:rPr>
        <w:t>ulticollinearity</w:t>
      </w:r>
    </w:p>
    <w:p w14:paraId="283BB3A3" w14:textId="4A5C7D32" w:rsidR="005B114A" w:rsidRDefault="005B114A" w:rsidP="007A775E">
      <w:pPr>
        <w:spacing w:after="200" w:line="276" w:lineRule="auto"/>
        <w:rPr>
          <w:rFonts w:ascii="Arial" w:hAnsi="Arial" w:cs="Arial"/>
        </w:rPr>
      </w:pPr>
      <w:r>
        <w:rPr>
          <w:rFonts w:ascii="Arial" w:hAnsi="Arial" w:cs="Arial"/>
        </w:rPr>
        <w:t>If the independent variables (x-variables are correlated, the sign +/- will be reversed on one of the coefficients</w:t>
      </w:r>
      <w:r w:rsidR="004F6C7A">
        <w:rPr>
          <w:rFonts w:ascii="Arial" w:hAnsi="Arial" w:cs="Arial"/>
        </w:rPr>
        <w:t>)</w:t>
      </w:r>
      <w:r>
        <w:rPr>
          <w:rFonts w:ascii="Arial" w:hAnsi="Arial" w:cs="Arial"/>
        </w:rPr>
        <w:t>.</w:t>
      </w:r>
    </w:p>
    <w:p w14:paraId="73A5F142" w14:textId="77777777" w:rsidR="005B114A" w:rsidRPr="005B114A" w:rsidRDefault="005B114A" w:rsidP="007A775E">
      <w:pPr>
        <w:spacing w:after="200" w:line="276" w:lineRule="auto"/>
        <w:rPr>
          <w:rFonts w:ascii="Arial" w:hAnsi="Arial" w:cs="Arial"/>
        </w:rPr>
      </w:pPr>
    </w:p>
    <w:p w14:paraId="57F5A7D8" w14:textId="69DE9105" w:rsidR="00D0521B" w:rsidRPr="00D0521B" w:rsidRDefault="00D0521B" w:rsidP="007A775E">
      <w:pPr>
        <w:spacing w:after="200" w:line="276" w:lineRule="auto"/>
        <w:rPr>
          <w:rFonts w:ascii="Arial" w:hAnsi="Arial" w:cs="Arial"/>
          <w:b/>
        </w:rPr>
      </w:pPr>
      <w:r w:rsidRPr="00D0521B">
        <w:rPr>
          <w:rFonts w:ascii="Arial" w:hAnsi="Arial" w:cs="Arial"/>
          <w:b/>
        </w:rPr>
        <w:t>Test for Multicollinearity</w:t>
      </w:r>
    </w:p>
    <w:p w14:paraId="0634FDD6" w14:textId="77777777" w:rsidR="00D0521B" w:rsidRPr="00D0521B" w:rsidRDefault="00D0521B" w:rsidP="00D0521B">
      <w:pPr>
        <w:spacing w:after="200" w:line="276" w:lineRule="auto"/>
        <w:rPr>
          <w:rFonts w:ascii="Arial" w:hAnsi="Arial" w:cs="Arial"/>
        </w:rPr>
      </w:pPr>
      <w:r w:rsidRPr="00D0521B">
        <w:rPr>
          <w:rFonts w:ascii="Arial" w:hAnsi="Arial" w:cs="Arial"/>
        </w:rPr>
        <w:t>The Variance Inflation Factor test of correlated explanatory variables</w:t>
      </w:r>
    </w:p>
    <w:p w14:paraId="39FAB197" w14:textId="77777777" w:rsidR="00D0521B" w:rsidRDefault="00D0521B" w:rsidP="007A775E">
      <w:pPr>
        <w:spacing w:after="200" w:line="276" w:lineRule="auto"/>
        <w:rPr>
          <w:rFonts w:ascii="Arial" w:hAnsi="Arial" w:cs="Arial"/>
        </w:rPr>
      </w:pPr>
    </w:p>
    <w:p w14:paraId="617BC632" w14:textId="1A6E6634" w:rsidR="00A26035" w:rsidRPr="00A26035" w:rsidRDefault="00A26035" w:rsidP="007A775E">
      <w:pPr>
        <w:spacing w:after="200" w:line="276" w:lineRule="auto"/>
        <w:rPr>
          <w:rFonts w:ascii="Arial" w:hAnsi="Arial" w:cs="Arial"/>
          <w:b/>
        </w:rPr>
      </w:pPr>
      <w:r w:rsidRPr="00A26035">
        <w:rPr>
          <w:rFonts w:ascii="Arial" w:hAnsi="Arial" w:cs="Arial"/>
          <w:b/>
        </w:rPr>
        <w:t>Solution to Multicollinearity</w:t>
      </w:r>
    </w:p>
    <w:p w14:paraId="646F4BEC" w14:textId="77777777" w:rsidR="00A26035" w:rsidRDefault="00A26035" w:rsidP="007A775E">
      <w:pPr>
        <w:spacing w:after="200" w:line="276" w:lineRule="auto"/>
        <w:rPr>
          <w:rFonts w:ascii="Arial" w:hAnsi="Arial" w:cs="Arial"/>
        </w:rPr>
      </w:pPr>
      <w:r>
        <w:rPr>
          <w:rFonts w:ascii="Arial" w:hAnsi="Arial" w:cs="Arial"/>
        </w:rPr>
        <w:t>If two or more variables are collinear (highly correlated), there are three solutions:</w:t>
      </w:r>
    </w:p>
    <w:p w14:paraId="1CC07BD2" w14:textId="7777F91F" w:rsidR="00A26035" w:rsidRDefault="00A26035" w:rsidP="006F03E5">
      <w:pPr>
        <w:pStyle w:val="ListParagraph"/>
        <w:numPr>
          <w:ilvl w:val="0"/>
          <w:numId w:val="20"/>
        </w:numPr>
        <w:spacing w:after="200" w:line="276" w:lineRule="auto"/>
        <w:rPr>
          <w:rFonts w:ascii="Arial" w:hAnsi="Arial" w:cs="Arial"/>
        </w:rPr>
      </w:pPr>
      <w:r>
        <w:rPr>
          <w:rFonts w:ascii="Arial" w:hAnsi="Arial" w:cs="Arial"/>
        </w:rPr>
        <w:t>Combine the variables, for example, take an average of the variables</w:t>
      </w:r>
      <w:r w:rsidR="00C07435">
        <w:rPr>
          <w:rFonts w:ascii="Arial" w:hAnsi="Arial" w:cs="Arial"/>
        </w:rPr>
        <w:t>.</w:t>
      </w:r>
    </w:p>
    <w:p w14:paraId="1F5AEE06" w14:textId="5EC0A0DE" w:rsidR="00A26035" w:rsidRDefault="00A26035" w:rsidP="006F03E5">
      <w:pPr>
        <w:pStyle w:val="ListParagraph"/>
        <w:numPr>
          <w:ilvl w:val="0"/>
          <w:numId w:val="20"/>
        </w:numPr>
        <w:spacing w:after="200" w:line="276" w:lineRule="auto"/>
        <w:rPr>
          <w:rFonts w:ascii="Arial" w:hAnsi="Arial" w:cs="Arial"/>
        </w:rPr>
      </w:pPr>
      <w:r>
        <w:rPr>
          <w:rFonts w:ascii="Arial" w:hAnsi="Arial" w:cs="Arial"/>
        </w:rPr>
        <w:t>Drop one of the variables</w:t>
      </w:r>
      <w:r w:rsidR="00C07435">
        <w:rPr>
          <w:rFonts w:ascii="Arial" w:hAnsi="Arial" w:cs="Arial"/>
        </w:rPr>
        <w:t>.</w:t>
      </w:r>
    </w:p>
    <w:p w14:paraId="7E6A21A2" w14:textId="787903B9" w:rsidR="00A26035" w:rsidRPr="00A26035" w:rsidRDefault="00A26035" w:rsidP="006F03E5">
      <w:pPr>
        <w:pStyle w:val="ListParagraph"/>
        <w:numPr>
          <w:ilvl w:val="0"/>
          <w:numId w:val="20"/>
        </w:numPr>
        <w:spacing w:after="200" w:line="276" w:lineRule="auto"/>
        <w:rPr>
          <w:rFonts w:ascii="Arial" w:hAnsi="Arial" w:cs="Arial"/>
        </w:rPr>
      </w:pPr>
      <w:r>
        <w:rPr>
          <w:rFonts w:ascii="Arial" w:hAnsi="Arial" w:cs="Arial"/>
        </w:rPr>
        <w:t>Use factor analysis to combine variables</w:t>
      </w:r>
      <w:r w:rsidR="00C07435">
        <w:rPr>
          <w:rFonts w:ascii="Arial" w:hAnsi="Arial" w:cs="Arial"/>
        </w:rPr>
        <w:t>.</w:t>
      </w:r>
    </w:p>
    <w:p w14:paraId="489952AA" w14:textId="77777777" w:rsidR="00F01F45" w:rsidRDefault="00F01F45">
      <w:pPr>
        <w:spacing w:after="200" w:line="276" w:lineRule="auto"/>
        <w:rPr>
          <w:rFonts w:ascii="Arial" w:hAnsi="Arial" w:cs="Arial"/>
          <w:b/>
        </w:rPr>
      </w:pPr>
    </w:p>
    <w:p w14:paraId="3D0525B1" w14:textId="77777777" w:rsidR="00F01F45" w:rsidRDefault="00F01F45">
      <w:pPr>
        <w:spacing w:after="200" w:line="276" w:lineRule="auto"/>
        <w:rPr>
          <w:rFonts w:ascii="Arial" w:hAnsi="Arial" w:cs="Arial"/>
          <w:b/>
        </w:rPr>
      </w:pPr>
      <w:r>
        <w:rPr>
          <w:rFonts w:ascii="Arial" w:hAnsi="Arial" w:cs="Arial"/>
          <w:b/>
        </w:rPr>
        <w:br w:type="page"/>
      </w:r>
    </w:p>
    <w:p w14:paraId="0983BA4A" w14:textId="59B832BF" w:rsidR="00F01F45" w:rsidRDefault="00F01F45" w:rsidP="00F01F45">
      <w:pPr>
        <w:spacing w:after="200" w:line="276" w:lineRule="auto"/>
        <w:rPr>
          <w:rFonts w:ascii="Arial" w:hAnsi="Arial" w:cs="Arial"/>
          <w:b/>
        </w:rPr>
      </w:pPr>
      <w:r w:rsidRPr="0096144F">
        <w:rPr>
          <w:rFonts w:ascii="Arial" w:hAnsi="Arial" w:cs="Arial"/>
          <w:b/>
        </w:rPr>
        <w:lastRenderedPageBreak/>
        <w:t>Assumption 3</w:t>
      </w:r>
      <w:r>
        <w:rPr>
          <w:rFonts w:ascii="Arial" w:hAnsi="Arial" w:cs="Arial"/>
          <w:b/>
        </w:rPr>
        <w:t>a</w:t>
      </w:r>
      <w:r w:rsidRPr="0096144F">
        <w:rPr>
          <w:rFonts w:ascii="Arial" w:hAnsi="Arial" w:cs="Arial"/>
          <w:b/>
        </w:rPr>
        <w:t xml:space="preserve">: The error terms </w:t>
      </w:r>
      <w:r>
        <w:rPr>
          <w:rFonts w:ascii="Arial" w:hAnsi="Arial" w:cs="Arial"/>
          <w:b/>
        </w:rPr>
        <w:t>do not have constant variance (</w:t>
      </w:r>
      <w:r w:rsidR="004F6C7A">
        <w:rPr>
          <w:rFonts w:ascii="Arial" w:hAnsi="Arial" w:cs="Arial"/>
          <w:b/>
        </w:rPr>
        <w:t>h</w:t>
      </w:r>
      <w:r>
        <w:rPr>
          <w:rFonts w:ascii="Arial" w:hAnsi="Arial" w:cs="Arial"/>
          <w:b/>
        </w:rPr>
        <w:t>eteroscedasticity)</w:t>
      </w:r>
      <w:r w:rsidR="004F6C7A">
        <w:rPr>
          <w:rFonts w:ascii="Arial" w:hAnsi="Arial" w:cs="Arial"/>
          <w:b/>
        </w:rPr>
        <w:t>.</w:t>
      </w:r>
    </w:p>
    <w:p w14:paraId="1D8E6B32" w14:textId="0A7FC240" w:rsidR="00F01F45" w:rsidRDefault="00F01F45" w:rsidP="00F01F45">
      <w:pPr>
        <w:spacing w:after="200" w:line="276" w:lineRule="auto"/>
        <w:rPr>
          <w:rFonts w:ascii="Arial" w:hAnsi="Arial" w:cs="Arial"/>
        </w:rPr>
      </w:pPr>
      <w:r>
        <w:rPr>
          <w:rFonts w:ascii="Arial" w:hAnsi="Arial" w:cs="Arial"/>
        </w:rPr>
        <w:t>The residuals (error terms) of a regression must have constant variance over a range of X values. If the size of the error terms depends on an X value, this is called heteroscedasticity. Heteroscedasticity is often caused by performing a linear regression on nonlinear data. In the charts below, there is no relationship between the X variable and the error term. On the right, the residuals or errors are heteroscedastic; the size of the error is dependent on the X value.</w:t>
      </w:r>
    </w:p>
    <w:p w14:paraId="7BB32D7C" w14:textId="77777777" w:rsidR="00F01F45" w:rsidRDefault="00F01F45" w:rsidP="00F01F45">
      <w:pPr>
        <w:spacing w:after="200" w:line="276" w:lineRule="auto"/>
        <w:rPr>
          <w:rFonts w:ascii="Arial" w:hAnsi="Arial" w:cs="Arial"/>
        </w:rPr>
      </w:pPr>
      <w:r>
        <w:rPr>
          <w:rFonts w:ascii="Arial" w:hAnsi="Arial" w:cs="Arial"/>
        </w:rPr>
        <w:t>The picture below shows heteroscedastic residuals. Notice that the variability of the errors or residuals tends to grow larger for larger values of X. The picture on the right has lines added indicating the general growth in variability.</w:t>
      </w:r>
    </w:p>
    <w:tbl>
      <w:tblPr>
        <w:tblStyle w:val="TableGrid"/>
        <w:tblW w:w="0" w:type="auto"/>
        <w:tblLook w:val="04A0" w:firstRow="1" w:lastRow="0" w:firstColumn="1" w:lastColumn="0" w:noHBand="0" w:noVBand="1"/>
      </w:tblPr>
      <w:tblGrid>
        <w:gridCol w:w="4301"/>
        <w:gridCol w:w="4329"/>
      </w:tblGrid>
      <w:tr w:rsidR="00F01F45" w14:paraId="02A02CBE" w14:textId="77777777" w:rsidTr="00C029DB">
        <w:tc>
          <w:tcPr>
            <w:tcW w:w="4428" w:type="dxa"/>
          </w:tcPr>
          <w:p w14:paraId="23E4E376" w14:textId="77777777" w:rsidR="00F01F45" w:rsidRDefault="00F01F45" w:rsidP="00C029DB">
            <w:pPr>
              <w:spacing w:after="200" w:line="276" w:lineRule="auto"/>
              <w:rPr>
                <w:rFonts w:ascii="Arial" w:hAnsi="Arial" w:cs="Arial"/>
              </w:rPr>
            </w:pPr>
            <w:r w:rsidRPr="00C60702">
              <w:rPr>
                <w:rFonts w:ascii="Arial" w:hAnsi="Arial" w:cs="Arial"/>
                <w:noProof/>
              </w:rPr>
              <w:drawing>
                <wp:inline distT="0" distB="0" distL="0" distR="0" wp14:anchorId="1157B001" wp14:editId="4009E1FD">
                  <wp:extent cx="2590800" cy="1758685"/>
                  <wp:effectExtent l="0" t="0" r="0" b="0"/>
                  <wp:docPr id="8" name="Picture 8" descr="Scatterplot with Heteroscedast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atterplot with Heteroscedasticit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01656" cy="1766055"/>
                          </a:xfrm>
                          <a:prstGeom prst="rect">
                            <a:avLst/>
                          </a:prstGeom>
                          <a:noFill/>
                          <a:ln>
                            <a:noFill/>
                          </a:ln>
                        </pic:spPr>
                      </pic:pic>
                    </a:graphicData>
                  </a:graphic>
                </wp:inline>
              </w:drawing>
            </w:r>
          </w:p>
        </w:tc>
        <w:tc>
          <w:tcPr>
            <w:tcW w:w="4428" w:type="dxa"/>
          </w:tcPr>
          <w:p w14:paraId="1EF6F19F" w14:textId="77777777" w:rsidR="00F01F45" w:rsidRDefault="00F01F45" w:rsidP="00C029DB">
            <w:pPr>
              <w:spacing w:after="200" w:line="276" w:lineRule="auto"/>
              <w:rPr>
                <w:rFonts w:ascii="Arial" w:hAnsi="Arial" w:cs="Arial"/>
              </w:rPr>
            </w:pPr>
            <w:r w:rsidRPr="00C60702">
              <w:rPr>
                <w:rFonts w:ascii="Arial" w:hAnsi="Arial" w:cs="Arial"/>
                <w:noProof/>
              </w:rPr>
              <w:drawing>
                <wp:inline distT="0" distB="0" distL="0" distR="0" wp14:anchorId="0058BFFB" wp14:editId="7AACD493">
                  <wp:extent cx="2609599" cy="1775454"/>
                  <wp:effectExtent l="0" t="0" r="635" b="0"/>
                  <wp:docPr id="7" name="Picture 7" descr="Scatterplot with Heteroscedasticity and wedge shaped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atterplot with Heteroscedasticity and wedge shaped patter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25073" cy="1785982"/>
                          </a:xfrm>
                          <a:prstGeom prst="rect">
                            <a:avLst/>
                          </a:prstGeom>
                          <a:noFill/>
                          <a:ln>
                            <a:noFill/>
                          </a:ln>
                        </pic:spPr>
                      </pic:pic>
                    </a:graphicData>
                  </a:graphic>
                </wp:inline>
              </w:drawing>
            </w:r>
          </w:p>
        </w:tc>
      </w:tr>
    </w:tbl>
    <w:p w14:paraId="55E12F8B" w14:textId="77777777" w:rsidR="00F01F45" w:rsidRDefault="00F01F45" w:rsidP="00F01F45">
      <w:pPr>
        <w:spacing w:after="200" w:line="276" w:lineRule="auto"/>
        <w:rPr>
          <w:rFonts w:ascii="Arial" w:hAnsi="Arial" w:cs="Arial"/>
        </w:rPr>
      </w:pPr>
    </w:p>
    <w:p w14:paraId="3F8AA602" w14:textId="624BC433" w:rsidR="005B114A" w:rsidRDefault="005B114A" w:rsidP="00F01F45">
      <w:pPr>
        <w:spacing w:after="200" w:line="276" w:lineRule="auto"/>
        <w:rPr>
          <w:rFonts w:ascii="Arial" w:hAnsi="Arial" w:cs="Arial"/>
          <w:b/>
        </w:rPr>
      </w:pPr>
      <w:r>
        <w:rPr>
          <w:rFonts w:ascii="Arial" w:hAnsi="Arial" w:cs="Arial"/>
          <w:b/>
        </w:rPr>
        <w:t xml:space="preserve">Effects of </w:t>
      </w:r>
      <w:r w:rsidR="00C07435">
        <w:rPr>
          <w:rFonts w:ascii="Arial" w:hAnsi="Arial" w:cs="Arial"/>
          <w:b/>
        </w:rPr>
        <w:t>H</w:t>
      </w:r>
      <w:r>
        <w:rPr>
          <w:rFonts w:ascii="Arial" w:hAnsi="Arial" w:cs="Arial"/>
          <w:b/>
        </w:rPr>
        <w:t>eteroscedasticity</w:t>
      </w:r>
    </w:p>
    <w:p w14:paraId="708B6E1B" w14:textId="73B49B55" w:rsidR="005B114A" w:rsidRDefault="005B114A" w:rsidP="00F01F45">
      <w:pPr>
        <w:spacing w:after="200" w:line="276" w:lineRule="auto"/>
        <w:rPr>
          <w:rFonts w:ascii="Arial" w:hAnsi="Arial" w:cs="Arial"/>
        </w:rPr>
      </w:pPr>
      <w:r>
        <w:rPr>
          <w:rFonts w:ascii="Arial" w:hAnsi="Arial" w:cs="Arial"/>
        </w:rPr>
        <w:t xml:space="preserve">If the residuals are heteroscedastic, the standard errors and </w:t>
      </w:r>
      <w:r w:rsidRPr="007F7CA7">
        <w:rPr>
          <w:rFonts w:ascii="Arial" w:hAnsi="Arial" w:cs="Arial"/>
          <w:i/>
          <w:iCs/>
        </w:rPr>
        <w:t>p</w:t>
      </w:r>
      <w:r>
        <w:rPr>
          <w:rFonts w:ascii="Arial" w:hAnsi="Arial" w:cs="Arial"/>
        </w:rPr>
        <w:t>-values will be incorrect.</w:t>
      </w:r>
    </w:p>
    <w:p w14:paraId="72B81059" w14:textId="77777777" w:rsidR="005B114A" w:rsidRPr="005B114A" w:rsidRDefault="005B114A" w:rsidP="00F01F45">
      <w:pPr>
        <w:spacing w:after="200" w:line="276" w:lineRule="auto"/>
        <w:rPr>
          <w:rFonts w:ascii="Arial" w:hAnsi="Arial" w:cs="Arial"/>
        </w:rPr>
      </w:pPr>
    </w:p>
    <w:p w14:paraId="3AE9BC05" w14:textId="6B18354B" w:rsidR="00D0521B" w:rsidRPr="00D0521B" w:rsidRDefault="00D0521B" w:rsidP="00F01F45">
      <w:pPr>
        <w:spacing w:after="200" w:line="276" w:lineRule="auto"/>
        <w:rPr>
          <w:rFonts w:ascii="Arial" w:hAnsi="Arial" w:cs="Arial"/>
          <w:b/>
        </w:rPr>
      </w:pPr>
      <w:r w:rsidRPr="00D0521B">
        <w:rPr>
          <w:rFonts w:ascii="Arial" w:hAnsi="Arial" w:cs="Arial"/>
          <w:b/>
        </w:rPr>
        <w:t xml:space="preserve">Test for </w:t>
      </w:r>
      <w:r w:rsidR="00A1227C" w:rsidRPr="00D0521B">
        <w:rPr>
          <w:rFonts w:ascii="Arial" w:hAnsi="Arial" w:cs="Arial"/>
          <w:b/>
        </w:rPr>
        <w:t>Heteroscedasticity</w:t>
      </w:r>
    </w:p>
    <w:p w14:paraId="33DED21A" w14:textId="77777777" w:rsidR="00D0521B" w:rsidRPr="00D0521B" w:rsidRDefault="00D0521B" w:rsidP="00D0521B">
      <w:pPr>
        <w:spacing w:after="200" w:line="276" w:lineRule="auto"/>
        <w:rPr>
          <w:rFonts w:ascii="Arial" w:hAnsi="Arial" w:cs="Arial"/>
        </w:rPr>
      </w:pPr>
      <w:r w:rsidRPr="00D0521B">
        <w:rPr>
          <w:rFonts w:ascii="Arial" w:hAnsi="Arial" w:cs="Arial"/>
        </w:rPr>
        <w:t>Breusch-Pagan test of heteroscedasticity</w:t>
      </w:r>
    </w:p>
    <w:p w14:paraId="062EF176" w14:textId="77777777" w:rsidR="00D0521B" w:rsidRDefault="00D0521B" w:rsidP="00F01F45">
      <w:pPr>
        <w:spacing w:after="200" w:line="276" w:lineRule="auto"/>
        <w:rPr>
          <w:rFonts w:ascii="Arial" w:hAnsi="Arial" w:cs="Arial"/>
        </w:rPr>
      </w:pPr>
    </w:p>
    <w:p w14:paraId="51F1F051" w14:textId="77777777" w:rsidR="00F01F45" w:rsidRPr="00C60702" w:rsidRDefault="00F01F45" w:rsidP="00F01F45">
      <w:pPr>
        <w:spacing w:after="200" w:line="276" w:lineRule="auto"/>
        <w:rPr>
          <w:rFonts w:ascii="Arial" w:hAnsi="Arial" w:cs="Arial"/>
          <w:b/>
        </w:rPr>
      </w:pPr>
      <w:r w:rsidRPr="00C60702">
        <w:rPr>
          <w:rFonts w:ascii="Arial" w:hAnsi="Arial" w:cs="Arial"/>
          <w:b/>
        </w:rPr>
        <w:t>Solution to Heteroscedasticity</w:t>
      </w:r>
    </w:p>
    <w:p w14:paraId="499D32F6" w14:textId="58686FAD" w:rsidR="00F01F45" w:rsidRDefault="00F01F45" w:rsidP="00F01F45">
      <w:pPr>
        <w:spacing w:after="200" w:line="276" w:lineRule="auto"/>
        <w:rPr>
          <w:rFonts w:ascii="Arial" w:hAnsi="Arial" w:cs="Arial"/>
        </w:rPr>
      </w:pPr>
      <w:r>
        <w:rPr>
          <w:rFonts w:ascii="Arial" w:hAnsi="Arial" w:cs="Arial"/>
        </w:rPr>
        <w:t>Heteroscedasticity is often caused by performing linear regression on nonlinear data. Generally, solving nonlinearity problems with transformations reduces or eliminates heteroscedasticity. If the problem is not completely resolved with a transformation, additional advanced techniques including Huber regression can correct lingering issues.</w:t>
      </w:r>
    </w:p>
    <w:p w14:paraId="2EB8D18C" w14:textId="77777777" w:rsidR="00C60702" w:rsidRDefault="00C60702">
      <w:pPr>
        <w:spacing w:after="200" w:line="276" w:lineRule="auto"/>
        <w:rPr>
          <w:rFonts w:ascii="Arial" w:hAnsi="Arial" w:cs="Arial"/>
          <w:b/>
        </w:rPr>
      </w:pPr>
      <w:r>
        <w:rPr>
          <w:rFonts w:ascii="Arial" w:hAnsi="Arial" w:cs="Arial"/>
          <w:b/>
        </w:rPr>
        <w:br w:type="page"/>
      </w:r>
    </w:p>
    <w:p w14:paraId="034BBAF5" w14:textId="7799D8DA" w:rsidR="00AC09E1" w:rsidRDefault="00AC09E1" w:rsidP="00AC09E1">
      <w:pPr>
        <w:spacing w:after="200" w:line="276" w:lineRule="auto"/>
        <w:rPr>
          <w:rFonts w:ascii="Arial" w:hAnsi="Arial" w:cs="Arial"/>
          <w:b/>
        </w:rPr>
      </w:pPr>
      <w:r w:rsidRPr="0096144F">
        <w:rPr>
          <w:rFonts w:ascii="Arial" w:hAnsi="Arial" w:cs="Arial"/>
          <w:b/>
        </w:rPr>
        <w:lastRenderedPageBreak/>
        <w:t>Assumption 3</w:t>
      </w:r>
      <w:r>
        <w:rPr>
          <w:rFonts w:ascii="Arial" w:hAnsi="Arial" w:cs="Arial"/>
          <w:b/>
        </w:rPr>
        <w:t>b</w:t>
      </w:r>
      <w:r w:rsidRPr="0096144F">
        <w:rPr>
          <w:rFonts w:ascii="Arial" w:hAnsi="Arial" w:cs="Arial"/>
          <w:b/>
        </w:rPr>
        <w:t xml:space="preserve">: The error terms </w:t>
      </w:r>
      <w:r>
        <w:rPr>
          <w:rFonts w:ascii="Arial" w:hAnsi="Arial" w:cs="Arial"/>
          <w:b/>
        </w:rPr>
        <w:t>are not correlated (</w:t>
      </w:r>
      <w:r w:rsidR="00AC3E19">
        <w:rPr>
          <w:rFonts w:ascii="Arial" w:hAnsi="Arial" w:cs="Arial"/>
          <w:b/>
        </w:rPr>
        <w:t>s</w:t>
      </w:r>
      <w:r>
        <w:rPr>
          <w:rFonts w:ascii="Arial" w:hAnsi="Arial" w:cs="Arial"/>
          <w:b/>
        </w:rPr>
        <w:t xml:space="preserve">erial </w:t>
      </w:r>
      <w:r w:rsidR="00AC3E19">
        <w:rPr>
          <w:rFonts w:ascii="Arial" w:hAnsi="Arial" w:cs="Arial"/>
          <w:b/>
        </w:rPr>
        <w:t>c</w:t>
      </w:r>
      <w:r>
        <w:rPr>
          <w:rFonts w:ascii="Arial" w:hAnsi="Arial" w:cs="Arial"/>
          <w:b/>
        </w:rPr>
        <w:t>orrelation)</w:t>
      </w:r>
      <w:r w:rsidR="00AC3E19">
        <w:rPr>
          <w:rFonts w:ascii="Arial" w:hAnsi="Arial" w:cs="Arial"/>
          <w:b/>
        </w:rPr>
        <w:t>.</w:t>
      </w:r>
    </w:p>
    <w:p w14:paraId="0B500D58" w14:textId="77777777" w:rsidR="00AC09E1" w:rsidRDefault="00AD3A8A" w:rsidP="00AC09E1">
      <w:pPr>
        <w:spacing w:after="200" w:line="276" w:lineRule="auto"/>
        <w:rPr>
          <w:rFonts w:ascii="Arial" w:hAnsi="Arial" w:cs="Arial"/>
        </w:rPr>
      </w:pPr>
      <w:r w:rsidRPr="00AD3A8A">
        <w:rPr>
          <w:rFonts w:ascii="Arial" w:hAnsi="Arial" w:cs="Arial"/>
        </w:rPr>
        <w:t>When dealing with data over time</w:t>
      </w:r>
      <w:r>
        <w:rPr>
          <w:rFonts w:ascii="Arial" w:hAnsi="Arial" w:cs="Arial"/>
        </w:rPr>
        <w:t xml:space="preserve">, </w:t>
      </w:r>
      <w:r w:rsidR="00F01F45">
        <w:rPr>
          <w:rFonts w:ascii="Arial" w:hAnsi="Arial" w:cs="Arial"/>
        </w:rPr>
        <w:t>it’s possible for the error terms from one time period to be highly correlated with the previous time period. This is called serial correlation. The error terms or residuals will have a pattern that is not random, such as in the picture below.</w:t>
      </w:r>
    </w:p>
    <w:p w14:paraId="191C8F43" w14:textId="77777777" w:rsidR="00F01F45" w:rsidRDefault="00F01F45">
      <w:pPr>
        <w:spacing w:after="200" w:line="276" w:lineRule="auto"/>
        <w:rPr>
          <w:rFonts w:ascii="Arial" w:hAnsi="Arial" w:cs="Arial"/>
          <w:b/>
        </w:rPr>
      </w:pPr>
      <w:r w:rsidRPr="00F01F45">
        <w:rPr>
          <w:rFonts w:ascii="Arial" w:hAnsi="Arial" w:cs="Arial"/>
          <w:b/>
          <w:noProof/>
        </w:rPr>
        <w:drawing>
          <wp:inline distT="0" distB="0" distL="0" distR="0" wp14:anchorId="419659B4" wp14:editId="1E24B0A1">
            <wp:extent cx="5486400" cy="3976437"/>
            <wp:effectExtent l="0" t="0" r="0" b="5080"/>
            <wp:docPr id="15" name="Picture 15" descr="Scatterplot showing serial 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atterplot showing serial correlat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976437"/>
                    </a:xfrm>
                    <a:prstGeom prst="rect">
                      <a:avLst/>
                    </a:prstGeom>
                    <a:noFill/>
                    <a:ln>
                      <a:noFill/>
                    </a:ln>
                  </pic:spPr>
                </pic:pic>
              </a:graphicData>
            </a:graphic>
          </wp:inline>
        </w:drawing>
      </w:r>
    </w:p>
    <w:p w14:paraId="74CD1B05" w14:textId="656EFC5A" w:rsidR="005B114A" w:rsidRDefault="005B114A">
      <w:pPr>
        <w:spacing w:after="200" w:line="276" w:lineRule="auto"/>
        <w:rPr>
          <w:rFonts w:ascii="Arial" w:hAnsi="Arial" w:cs="Arial"/>
          <w:b/>
        </w:rPr>
      </w:pPr>
      <w:r>
        <w:rPr>
          <w:rFonts w:ascii="Arial" w:hAnsi="Arial" w:cs="Arial"/>
          <w:b/>
        </w:rPr>
        <w:t xml:space="preserve">Effects of </w:t>
      </w:r>
      <w:r w:rsidR="00C07435">
        <w:rPr>
          <w:rFonts w:ascii="Arial" w:hAnsi="Arial" w:cs="Arial"/>
          <w:b/>
        </w:rPr>
        <w:t>S</w:t>
      </w:r>
      <w:r>
        <w:rPr>
          <w:rFonts w:ascii="Arial" w:hAnsi="Arial" w:cs="Arial"/>
          <w:b/>
        </w:rPr>
        <w:t xml:space="preserve">erial </w:t>
      </w:r>
      <w:r w:rsidR="00C07435">
        <w:rPr>
          <w:rFonts w:ascii="Arial" w:hAnsi="Arial" w:cs="Arial"/>
          <w:b/>
        </w:rPr>
        <w:t>C</w:t>
      </w:r>
      <w:r>
        <w:rPr>
          <w:rFonts w:ascii="Arial" w:hAnsi="Arial" w:cs="Arial"/>
          <w:b/>
        </w:rPr>
        <w:t>orrelation</w:t>
      </w:r>
    </w:p>
    <w:p w14:paraId="4EF85DB9" w14:textId="6C5585A3" w:rsidR="005B114A" w:rsidRPr="005B114A" w:rsidRDefault="005B114A">
      <w:pPr>
        <w:spacing w:after="200" w:line="276" w:lineRule="auto"/>
        <w:rPr>
          <w:rFonts w:ascii="Arial" w:hAnsi="Arial" w:cs="Arial"/>
        </w:rPr>
      </w:pPr>
      <w:r>
        <w:rPr>
          <w:rFonts w:ascii="Arial" w:hAnsi="Arial" w:cs="Arial"/>
        </w:rPr>
        <w:t>If the residuals have serial correlation, th</w:t>
      </w:r>
      <w:r w:rsidR="00E40DF1">
        <w:rPr>
          <w:rFonts w:ascii="Arial" w:hAnsi="Arial" w:cs="Arial"/>
        </w:rPr>
        <w:t>e standard errors will be under</w:t>
      </w:r>
      <w:r>
        <w:rPr>
          <w:rFonts w:ascii="Arial" w:hAnsi="Arial" w:cs="Arial"/>
        </w:rPr>
        <w:t>estimated</w:t>
      </w:r>
      <w:r w:rsidR="00C07435">
        <w:rPr>
          <w:rFonts w:ascii="Arial" w:hAnsi="Arial" w:cs="Arial"/>
        </w:rPr>
        <w:t>,</w:t>
      </w:r>
      <w:r>
        <w:rPr>
          <w:rFonts w:ascii="Arial" w:hAnsi="Arial" w:cs="Arial"/>
        </w:rPr>
        <w:t xml:space="preserve"> and the </w:t>
      </w:r>
      <w:r w:rsidRPr="007F7CA7">
        <w:rPr>
          <w:rFonts w:ascii="Arial" w:hAnsi="Arial" w:cs="Arial"/>
          <w:i/>
          <w:iCs/>
        </w:rPr>
        <w:t>p</w:t>
      </w:r>
      <w:r>
        <w:rPr>
          <w:rFonts w:ascii="Arial" w:hAnsi="Arial" w:cs="Arial"/>
        </w:rPr>
        <w:t>-values will be incorrect</w:t>
      </w:r>
      <w:r w:rsidR="00AC3E19">
        <w:rPr>
          <w:rFonts w:ascii="Arial" w:hAnsi="Arial" w:cs="Arial"/>
        </w:rPr>
        <w:t>.</w:t>
      </w:r>
    </w:p>
    <w:p w14:paraId="57A55069" w14:textId="77777777" w:rsidR="005B114A" w:rsidRDefault="005B114A">
      <w:pPr>
        <w:spacing w:after="200" w:line="276" w:lineRule="auto"/>
        <w:rPr>
          <w:rFonts w:ascii="Arial" w:hAnsi="Arial" w:cs="Arial"/>
          <w:b/>
        </w:rPr>
      </w:pPr>
    </w:p>
    <w:p w14:paraId="77B0C0D6" w14:textId="3AC2A0F3" w:rsidR="00D0521B" w:rsidRDefault="00D0521B">
      <w:pPr>
        <w:spacing w:after="200" w:line="276" w:lineRule="auto"/>
        <w:rPr>
          <w:rFonts w:ascii="Arial" w:hAnsi="Arial" w:cs="Arial"/>
          <w:b/>
        </w:rPr>
      </w:pPr>
      <w:r>
        <w:rPr>
          <w:rFonts w:ascii="Arial" w:hAnsi="Arial" w:cs="Arial"/>
          <w:b/>
        </w:rPr>
        <w:t>Test for Serial Correlation</w:t>
      </w:r>
    </w:p>
    <w:p w14:paraId="52E2DBF2" w14:textId="77777777" w:rsidR="00D0521B" w:rsidRPr="00D0521B" w:rsidRDefault="00D0521B" w:rsidP="00D0521B">
      <w:pPr>
        <w:spacing w:after="200" w:line="276" w:lineRule="auto"/>
        <w:rPr>
          <w:rFonts w:ascii="Arial" w:hAnsi="Arial" w:cs="Arial"/>
        </w:rPr>
      </w:pPr>
      <w:r w:rsidRPr="00D0521B">
        <w:rPr>
          <w:rFonts w:ascii="Arial" w:hAnsi="Arial" w:cs="Arial"/>
        </w:rPr>
        <w:t>Durbin-Watson test of serial correlation</w:t>
      </w:r>
    </w:p>
    <w:p w14:paraId="641CC16E" w14:textId="77777777" w:rsidR="00D0521B" w:rsidRDefault="00D0521B">
      <w:pPr>
        <w:spacing w:after="200" w:line="276" w:lineRule="auto"/>
        <w:rPr>
          <w:rFonts w:ascii="Arial" w:hAnsi="Arial" w:cs="Arial"/>
          <w:b/>
        </w:rPr>
      </w:pPr>
    </w:p>
    <w:p w14:paraId="3E359617" w14:textId="77777777" w:rsidR="00F01F45" w:rsidRDefault="00F01F45">
      <w:pPr>
        <w:spacing w:after="200" w:line="276" w:lineRule="auto"/>
        <w:rPr>
          <w:rFonts w:ascii="Arial" w:hAnsi="Arial" w:cs="Arial"/>
        </w:rPr>
      </w:pPr>
      <w:r>
        <w:rPr>
          <w:rFonts w:ascii="Arial" w:hAnsi="Arial" w:cs="Arial"/>
          <w:b/>
        </w:rPr>
        <w:t>Solution to Serial Correlation</w:t>
      </w:r>
    </w:p>
    <w:p w14:paraId="28CBD73C" w14:textId="3089B8F4" w:rsidR="00AC09E1" w:rsidRDefault="00F01F45">
      <w:pPr>
        <w:spacing w:after="200" w:line="276" w:lineRule="auto"/>
        <w:rPr>
          <w:rFonts w:ascii="Arial" w:hAnsi="Arial" w:cs="Arial"/>
          <w:b/>
        </w:rPr>
      </w:pPr>
      <w:r>
        <w:rPr>
          <w:rFonts w:ascii="Arial" w:hAnsi="Arial" w:cs="Arial"/>
        </w:rPr>
        <w:t xml:space="preserve">To correct for serial correlation there are </w:t>
      </w:r>
      <w:r w:rsidR="009A57EE">
        <w:rPr>
          <w:rFonts w:ascii="Arial" w:hAnsi="Arial" w:cs="Arial"/>
        </w:rPr>
        <w:t>several</w:t>
      </w:r>
      <w:r>
        <w:rPr>
          <w:rFonts w:ascii="Arial" w:hAnsi="Arial" w:cs="Arial"/>
        </w:rPr>
        <w:t xml:space="preserve"> techniques in time series, including </w:t>
      </w:r>
      <w:proofErr w:type="spellStart"/>
      <w:r w:rsidR="00313DE6">
        <w:rPr>
          <w:rFonts w:ascii="Arial" w:hAnsi="Arial" w:cs="Arial"/>
        </w:rPr>
        <w:t>Prais-</w:t>
      </w:r>
      <w:r w:rsidR="0066029B">
        <w:rPr>
          <w:rFonts w:ascii="Arial" w:hAnsi="Arial" w:cs="Arial"/>
        </w:rPr>
        <w:t>Winsten</w:t>
      </w:r>
      <w:proofErr w:type="spellEnd"/>
      <w:r w:rsidR="00313DE6">
        <w:rPr>
          <w:rFonts w:ascii="Arial" w:hAnsi="Arial" w:cs="Arial"/>
        </w:rPr>
        <w:t xml:space="preserve">, </w:t>
      </w:r>
      <w:r>
        <w:rPr>
          <w:rFonts w:ascii="Arial" w:hAnsi="Arial" w:cs="Arial"/>
        </w:rPr>
        <w:t>rho differencing</w:t>
      </w:r>
      <w:r w:rsidR="00F40AD9">
        <w:rPr>
          <w:rFonts w:ascii="Arial" w:hAnsi="Arial" w:cs="Arial"/>
        </w:rPr>
        <w:t>,</w:t>
      </w:r>
      <w:r>
        <w:rPr>
          <w:rFonts w:ascii="Arial" w:hAnsi="Arial" w:cs="Arial"/>
        </w:rPr>
        <w:t xml:space="preserve"> ARCH</w:t>
      </w:r>
      <w:r w:rsidR="00856D74">
        <w:rPr>
          <w:rFonts w:ascii="Arial" w:hAnsi="Arial" w:cs="Arial"/>
        </w:rPr>
        <w:t xml:space="preserve">, </w:t>
      </w:r>
      <w:r w:rsidR="00313DE6">
        <w:rPr>
          <w:rFonts w:ascii="Arial" w:hAnsi="Arial" w:cs="Arial"/>
        </w:rPr>
        <w:t xml:space="preserve">and </w:t>
      </w:r>
      <w:r w:rsidR="00856D74">
        <w:rPr>
          <w:rFonts w:ascii="Arial" w:hAnsi="Arial" w:cs="Arial"/>
        </w:rPr>
        <w:t>Cochrane-Orcutt</w:t>
      </w:r>
      <w:r>
        <w:rPr>
          <w:rFonts w:ascii="Arial" w:hAnsi="Arial" w:cs="Arial"/>
        </w:rPr>
        <w:t xml:space="preserve">. </w:t>
      </w:r>
      <w:r w:rsidR="00AC09E1">
        <w:rPr>
          <w:rFonts w:ascii="Arial" w:hAnsi="Arial" w:cs="Arial"/>
          <w:b/>
        </w:rPr>
        <w:br w:type="page"/>
      </w:r>
    </w:p>
    <w:p w14:paraId="2F0CDB56" w14:textId="6DD3E48E" w:rsidR="00F01F45" w:rsidRDefault="00F01F45" w:rsidP="00F01F45">
      <w:pPr>
        <w:spacing w:after="200" w:line="276" w:lineRule="auto"/>
        <w:rPr>
          <w:rFonts w:ascii="Arial" w:hAnsi="Arial" w:cs="Arial"/>
          <w:b/>
        </w:rPr>
      </w:pPr>
      <w:r w:rsidRPr="0096144F">
        <w:rPr>
          <w:rFonts w:ascii="Arial" w:hAnsi="Arial" w:cs="Arial"/>
          <w:b/>
        </w:rPr>
        <w:lastRenderedPageBreak/>
        <w:t>Assumption 3</w:t>
      </w:r>
      <w:r>
        <w:rPr>
          <w:rFonts w:ascii="Arial" w:hAnsi="Arial" w:cs="Arial"/>
          <w:b/>
        </w:rPr>
        <w:t>c</w:t>
      </w:r>
      <w:r w:rsidRPr="0096144F">
        <w:rPr>
          <w:rFonts w:ascii="Arial" w:hAnsi="Arial" w:cs="Arial"/>
          <w:b/>
        </w:rPr>
        <w:t xml:space="preserve">: </w:t>
      </w:r>
      <w:r w:rsidR="00A15960">
        <w:rPr>
          <w:rFonts w:ascii="Arial" w:hAnsi="Arial" w:cs="Arial"/>
          <w:b/>
        </w:rPr>
        <w:t>There are no outliers</w:t>
      </w:r>
      <w:r w:rsidR="00AC3E19">
        <w:rPr>
          <w:rFonts w:ascii="Arial" w:hAnsi="Arial" w:cs="Arial"/>
          <w:b/>
        </w:rPr>
        <w:t>.</w:t>
      </w:r>
    </w:p>
    <w:p w14:paraId="1B47311C" w14:textId="77777777" w:rsidR="00A15960" w:rsidRDefault="00A15960" w:rsidP="00F01F45">
      <w:pPr>
        <w:spacing w:after="200" w:line="276" w:lineRule="auto"/>
        <w:rPr>
          <w:rFonts w:ascii="Arial" w:hAnsi="Arial" w:cs="Arial"/>
        </w:rPr>
      </w:pPr>
      <w:r>
        <w:rPr>
          <w:rFonts w:ascii="Arial" w:hAnsi="Arial" w:cs="Arial"/>
        </w:rPr>
        <w:t>An outlier is a data point that is significantly different from other data points. Outliers are often the result of unusual circumstances or data entry errors. The data below has an outlier.</w:t>
      </w:r>
    </w:p>
    <w:p w14:paraId="1533C1DC" w14:textId="77777777" w:rsidR="00A15960" w:rsidRDefault="00A15960" w:rsidP="00F01F45">
      <w:pPr>
        <w:spacing w:after="200" w:line="276" w:lineRule="auto"/>
        <w:rPr>
          <w:rFonts w:ascii="Arial" w:hAnsi="Arial" w:cs="Arial"/>
        </w:rPr>
      </w:pPr>
      <w:r w:rsidRPr="00A15960">
        <w:rPr>
          <w:rFonts w:ascii="Arial" w:hAnsi="Arial" w:cs="Arial"/>
          <w:noProof/>
        </w:rPr>
        <w:drawing>
          <wp:inline distT="0" distB="0" distL="0" distR="0" wp14:anchorId="484129DD" wp14:editId="0211429A">
            <wp:extent cx="5486400" cy="3976437"/>
            <wp:effectExtent l="0" t="0" r="0" b="5080"/>
            <wp:docPr id="17" name="Picture 17" descr="Scatterplot with outl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atterplot with outli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976437"/>
                    </a:xfrm>
                    <a:prstGeom prst="rect">
                      <a:avLst/>
                    </a:prstGeom>
                    <a:noFill/>
                    <a:ln>
                      <a:noFill/>
                    </a:ln>
                  </pic:spPr>
                </pic:pic>
              </a:graphicData>
            </a:graphic>
          </wp:inline>
        </w:drawing>
      </w:r>
    </w:p>
    <w:p w14:paraId="7F7A86EB" w14:textId="74F40FF2" w:rsidR="005B114A" w:rsidRDefault="005B114A" w:rsidP="00F01F45">
      <w:pPr>
        <w:spacing w:after="200" w:line="276" w:lineRule="auto"/>
        <w:rPr>
          <w:rFonts w:ascii="Arial" w:hAnsi="Arial" w:cs="Arial"/>
          <w:b/>
        </w:rPr>
      </w:pPr>
      <w:r>
        <w:rPr>
          <w:rFonts w:ascii="Arial" w:hAnsi="Arial" w:cs="Arial"/>
          <w:b/>
        </w:rPr>
        <w:t xml:space="preserve">Effect of </w:t>
      </w:r>
      <w:r w:rsidR="00C07435">
        <w:rPr>
          <w:rFonts w:ascii="Arial" w:hAnsi="Arial" w:cs="Arial"/>
          <w:b/>
        </w:rPr>
        <w:t>O</w:t>
      </w:r>
      <w:r>
        <w:rPr>
          <w:rFonts w:ascii="Arial" w:hAnsi="Arial" w:cs="Arial"/>
          <w:b/>
        </w:rPr>
        <w:t>utliers</w:t>
      </w:r>
    </w:p>
    <w:p w14:paraId="7895867C" w14:textId="07DD6DB3" w:rsidR="005B114A" w:rsidRPr="005B114A" w:rsidRDefault="005B114A" w:rsidP="00F01F45">
      <w:pPr>
        <w:spacing w:after="200" w:line="276" w:lineRule="auto"/>
        <w:rPr>
          <w:rFonts w:ascii="Arial" w:hAnsi="Arial" w:cs="Arial"/>
        </w:rPr>
      </w:pPr>
      <w:r>
        <w:rPr>
          <w:rFonts w:ascii="Arial" w:hAnsi="Arial" w:cs="Arial"/>
        </w:rPr>
        <w:t>If outliers exist in the data, the coefficients (slopes) will be incorrect.</w:t>
      </w:r>
    </w:p>
    <w:p w14:paraId="468E5BB8" w14:textId="77777777" w:rsidR="005B114A" w:rsidRDefault="005B114A" w:rsidP="00F01F45">
      <w:pPr>
        <w:spacing w:after="200" w:line="276" w:lineRule="auto"/>
        <w:rPr>
          <w:rFonts w:ascii="Arial" w:hAnsi="Arial" w:cs="Arial"/>
          <w:b/>
        </w:rPr>
      </w:pPr>
    </w:p>
    <w:p w14:paraId="7DA0E1B8" w14:textId="01521F7B" w:rsidR="00D0521B" w:rsidRDefault="00D0521B" w:rsidP="00F01F45">
      <w:pPr>
        <w:spacing w:after="200" w:line="276" w:lineRule="auto"/>
        <w:rPr>
          <w:rFonts w:ascii="Arial" w:hAnsi="Arial" w:cs="Arial"/>
          <w:b/>
        </w:rPr>
      </w:pPr>
      <w:r>
        <w:rPr>
          <w:rFonts w:ascii="Arial" w:hAnsi="Arial" w:cs="Arial"/>
          <w:b/>
        </w:rPr>
        <w:t>Test for Outliers</w:t>
      </w:r>
    </w:p>
    <w:p w14:paraId="20005704" w14:textId="77777777" w:rsidR="00D0521B" w:rsidRPr="00D0521B" w:rsidRDefault="00D0521B" w:rsidP="00D0521B">
      <w:pPr>
        <w:spacing w:after="200" w:line="276" w:lineRule="auto"/>
        <w:rPr>
          <w:rFonts w:ascii="Arial" w:hAnsi="Arial" w:cs="Arial"/>
        </w:rPr>
      </w:pPr>
      <w:r w:rsidRPr="00D0521B">
        <w:rPr>
          <w:rFonts w:ascii="Arial" w:hAnsi="Arial" w:cs="Arial"/>
        </w:rPr>
        <w:t>Bonferroni outlier test</w:t>
      </w:r>
    </w:p>
    <w:p w14:paraId="48170201" w14:textId="77777777" w:rsidR="00D0521B" w:rsidRDefault="00D0521B" w:rsidP="00F01F45">
      <w:pPr>
        <w:spacing w:after="200" w:line="276" w:lineRule="auto"/>
        <w:rPr>
          <w:rFonts w:ascii="Arial" w:hAnsi="Arial" w:cs="Arial"/>
          <w:b/>
        </w:rPr>
      </w:pPr>
    </w:p>
    <w:p w14:paraId="35B4BA21" w14:textId="77777777" w:rsidR="00A15960" w:rsidRPr="00D45EDE" w:rsidRDefault="00D45EDE" w:rsidP="00F01F45">
      <w:pPr>
        <w:spacing w:after="200" w:line="276" w:lineRule="auto"/>
        <w:rPr>
          <w:rFonts w:ascii="Arial" w:hAnsi="Arial" w:cs="Arial"/>
          <w:b/>
        </w:rPr>
      </w:pPr>
      <w:r w:rsidRPr="00D45EDE">
        <w:rPr>
          <w:rFonts w:ascii="Arial" w:hAnsi="Arial" w:cs="Arial"/>
          <w:b/>
        </w:rPr>
        <w:t>Solution to Outliers</w:t>
      </w:r>
    </w:p>
    <w:p w14:paraId="71554EB0" w14:textId="77777777" w:rsidR="00D45EDE" w:rsidRPr="00A15960" w:rsidRDefault="00D45EDE" w:rsidP="00F01F45">
      <w:pPr>
        <w:spacing w:after="200" w:line="276" w:lineRule="auto"/>
        <w:rPr>
          <w:rFonts w:ascii="Arial" w:hAnsi="Arial" w:cs="Arial"/>
        </w:rPr>
      </w:pPr>
      <w:r>
        <w:rPr>
          <w:rFonts w:ascii="Arial" w:hAnsi="Arial" w:cs="Arial"/>
        </w:rPr>
        <w:t>If the data point is clearly an outlier, you can drop the bad data point, but mention in your analysis that you dropped outliers.</w:t>
      </w:r>
    </w:p>
    <w:p w14:paraId="70B8B9CF" w14:textId="77777777" w:rsidR="00A26035" w:rsidRDefault="00A26035">
      <w:pPr>
        <w:spacing w:after="200" w:line="276" w:lineRule="auto"/>
        <w:rPr>
          <w:rFonts w:ascii="Arial" w:hAnsi="Arial" w:cs="Arial"/>
        </w:rPr>
      </w:pPr>
    </w:p>
    <w:p w14:paraId="79BD2E69" w14:textId="77777777" w:rsidR="00D45EDE" w:rsidRDefault="00D45EDE">
      <w:pPr>
        <w:spacing w:after="200" w:line="276" w:lineRule="auto"/>
        <w:rPr>
          <w:rFonts w:ascii="Arial" w:hAnsi="Arial" w:cs="Arial"/>
        </w:rPr>
      </w:pPr>
      <w:r>
        <w:rPr>
          <w:rFonts w:ascii="Arial" w:hAnsi="Arial" w:cs="Arial"/>
        </w:rPr>
        <w:br w:type="page"/>
      </w:r>
    </w:p>
    <w:p w14:paraId="69AA67DB" w14:textId="567947FC" w:rsidR="00D45EDE" w:rsidRPr="00DB212A" w:rsidRDefault="00DB212A" w:rsidP="007A775E">
      <w:pPr>
        <w:spacing w:after="200" w:line="276" w:lineRule="auto"/>
        <w:rPr>
          <w:rFonts w:ascii="Arial" w:hAnsi="Arial" w:cs="Arial"/>
          <w:b/>
          <w:bCs/>
        </w:rPr>
      </w:pPr>
      <w:r w:rsidRPr="00DB212A">
        <w:rPr>
          <w:rFonts w:ascii="Arial" w:hAnsi="Arial" w:cs="Arial"/>
          <w:b/>
          <w:bCs/>
        </w:rPr>
        <w:lastRenderedPageBreak/>
        <w:t xml:space="preserve">9.3.2 Regression Linearity Test </w:t>
      </w:r>
      <w:r w:rsidR="0073708F">
        <w:rPr>
          <w:rFonts w:ascii="Arial" w:hAnsi="Arial" w:cs="Arial"/>
          <w:b/>
          <w:bCs/>
        </w:rPr>
        <w:t xml:space="preserve">(RESET) </w:t>
      </w:r>
      <w:r w:rsidRPr="00DB212A">
        <w:rPr>
          <w:rFonts w:ascii="Arial" w:hAnsi="Arial" w:cs="Arial"/>
          <w:b/>
          <w:bCs/>
        </w:rPr>
        <w:t>Demo</w:t>
      </w:r>
    </w:p>
    <w:p w14:paraId="76819C2C" w14:textId="77777777" w:rsidR="00DB212A" w:rsidRDefault="00DB212A" w:rsidP="007A775E">
      <w:pPr>
        <w:rPr>
          <w:rFonts w:ascii="Arial" w:hAnsi="Arial" w:cs="Arial"/>
          <w:b/>
        </w:rPr>
      </w:pPr>
    </w:p>
    <w:p w14:paraId="495F242F" w14:textId="5214BA90" w:rsidR="007A775E" w:rsidRPr="00286A37" w:rsidRDefault="007A775E" w:rsidP="007A775E">
      <w:pPr>
        <w:rPr>
          <w:rFonts w:ascii="Arial" w:hAnsi="Arial" w:cs="Arial"/>
          <w:b/>
        </w:rPr>
      </w:pPr>
      <w:r>
        <w:rPr>
          <w:rFonts w:ascii="Arial" w:hAnsi="Arial" w:cs="Arial"/>
          <w:b/>
        </w:rPr>
        <w:t>Download Data</w:t>
      </w:r>
      <w:r w:rsidR="00C07435">
        <w:rPr>
          <w:rFonts w:ascii="Arial" w:hAnsi="Arial" w:cs="Arial"/>
          <w:b/>
        </w:rPr>
        <w:t xml:space="preserve"> S</w:t>
      </w:r>
      <w:r>
        <w:rPr>
          <w:rFonts w:ascii="Arial" w:hAnsi="Arial" w:cs="Arial"/>
          <w:b/>
        </w:rPr>
        <w:t>ets</w:t>
      </w:r>
    </w:p>
    <w:p w14:paraId="61FC00EE" w14:textId="77777777" w:rsidR="007A775E" w:rsidRDefault="007A775E" w:rsidP="007A775E">
      <w:pPr>
        <w:rPr>
          <w:rFonts w:ascii="Arial" w:hAnsi="Arial" w:cs="Arial"/>
        </w:rPr>
      </w:pPr>
    </w:p>
    <w:p w14:paraId="1A5E45F4" w14:textId="559FC80B" w:rsidR="007A775E" w:rsidRDefault="00B45F3C" w:rsidP="007A775E">
      <w:pPr>
        <w:rPr>
          <w:rFonts w:ascii="Arial" w:hAnsi="Arial" w:cs="Arial"/>
        </w:rPr>
      </w:pPr>
      <w:r>
        <w:rPr>
          <w:rFonts w:ascii="Arial" w:hAnsi="Arial" w:cs="Arial"/>
        </w:rPr>
        <w:t xml:space="preserve">Download the following </w:t>
      </w:r>
      <w:r w:rsidR="000422DB">
        <w:rPr>
          <w:rFonts w:ascii="Arial" w:hAnsi="Arial" w:cs="Arial"/>
        </w:rPr>
        <w:t>files</w:t>
      </w:r>
      <w:r>
        <w:rPr>
          <w:rFonts w:ascii="Arial" w:hAnsi="Arial" w:cs="Arial"/>
        </w:rPr>
        <w:t>:</w:t>
      </w:r>
    </w:p>
    <w:p w14:paraId="23B312FA" w14:textId="27EBBE30" w:rsidR="00B45F3C" w:rsidRDefault="00B45F3C" w:rsidP="007A775E">
      <w:pPr>
        <w:rPr>
          <w:rFonts w:ascii="Arial" w:hAnsi="Arial" w:cs="Arial"/>
        </w:rPr>
      </w:pPr>
    </w:p>
    <w:p w14:paraId="1A2B341B" w14:textId="3641BEEB" w:rsidR="00B45F3C" w:rsidRDefault="00B45F3C" w:rsidP="007A775E">
      <w:pPr>
        <w:rPr>
          <w:rFonts w:ascii="Arial" w:hAnsi="Arial" w:cs="Arial"/>
        </w:rPr>
      </w:pPr>
      <w:r>
        <w:rPr>
          <w:rFonts w:ascii="Arial" w:hAnsi="Arial" w:cs="Arial"/>
        </w:rPr>
        <w:tab/>
      </w:r>
      <w:r w:rsidR="000422DB">
        <w:rPr>
          <w:rFonts w:ascii="Arial" w:hAnsi="Arial" w:cs="Arial"/>
        </w:rPr>
        <w:t>Week9-oj-data</w:t>
      </w:r>
      <w:r>
        <w:rPr>
          <w:rFonts w:ascii="Arial" w:hAnsi="Arial" w:cs="Arial"/>
        </w:rPr>
        <w:t>.xlsx</w:t>
      </w:r>
    </w:p>
    <w:p w14:paraId="2DAE7437" w14:textId="77777777" w:rsidR="007A775E" w:rsidRDefault="007A775E" w:rsidP="007A775E">
      <w:pPr>
        <w:rPr>
          <w:rFonts w:ascii="Arial" w:hAnsi="Arial" w:cs="Arial"/>
        </w:rPr>
      </w:pPr>
    </w:p>
    <w:p w14:paraId="18AD1BE7" w14:textId="77777777" w:rsidR="007A775E" w:rsidRPr="00251A98" w:rsidRDefault="007A775E" w:rsidP="007A775E">
      <w:pPr>
        <w:rPr>
          <w:rFonts w:ascii="Arial" w:hAnsi="Arial" w:cs="Arial"/>
          <w:b/>
        </w:rPr>
      </w:pPr>
      <w:r w:rsidRPr="00251A98">
        <w:rPr>
          <w:rFonts w:ascii="Arial" w:hAnsi="Arial" w:cs="Arial"/>
          <w:b/>
        </w:rPr>
        <w:t>Loading Data</w:t>
      </w:r>
    </w:p>
    <w:p w14:paraId="4414300E" w14:textId="77777777" w:rsidR="007A775E" w:rsidRDefault="007A775E" w:rsidP="007A775E">
      <w:pPr>
        <w:rPr>
          <w:rFonts w:ascii="Arial" w:hAnsi="Arial" w:cs="Arial"/>
        </w:rPr>
      </w:pPr>
    </w:p>
    <w:p w14:paraId="55845955" w14:textId="77777777" w:rsidR="007A775E" w:rsidRDefault="007A775E" w:rsidP="007A775E">
      <w:pPr>
        <w:rPr>
          <w:rFonts w:ascii="Arial" w:hAnsi="Arial" w:cs="Arial"/>
        </w:rPr>
      </w:pPr>
      <w:r>
        <w:rPr>
          <w:rFonts w:ascii="Arial" w:hAnsi="Arial" w:cs="Arial"/>
        </w:rPr>
        <w:t>To load data into R:</w:t>
      </w:r>
    </w:p>
    <w:p w14:paraId="51640053" w14:textId="77777777" w:rsidR="007A775E" w:rsidRDefault="007A775E" w:rsidP="007A775E">
      <w:pPr>
        <w:rPr>
          <w:rFonts w:ascii="Arial" w:hAnsi="Arial" w:cs="Arial"/>
        </w:rPr>
      </w:pPr>
    </w:p>
    <w:p w14:paraId="046D3FF4" w14:textId="6FB37D86" w:rsidR="007A775E" w:rsidRDefault="007A775E" w:rsidP="006F03E5">
      <w:pPr>
        <w:pStyle w:val="ListParagraph"/>
        <w:numPr>
          <w:ilvl w:val="0"/>
          <w:numId w:val="4"/>
        </w:numPr>
        <w:rPr>
          <w:rFonts w:ascii="Arial" w:hAnsi="Arial" w:cs="Arial"/>
        </w:rPr>
      </w:pPr>
      <w:r>
        <w:rPr>
          <w:rFonts w:ascii="Arial" w:hAnsi="Arial" w:cs="Arial"/>
        </w:rPr>
        <w:t>Click on Data at the top of the screen</w:t>
      </w:r>
      <w:r w:rsidR="00C07435">
        <w:rPr>
          <w:rFonts w:ascii="Arial" w:hAnsi="Arial" w:cs="Arial"/>
        </w:rPr>
        <w:t>.</w:t>
      </w:r>
    </w:p>
    <w:p w14:paraId="6E3B3846" w14:textId="5017B803" w:rsidR="007A775E" w:rsidRDefault="007A775E" w:rsidP="006F03E5">
      <w:pPr>
        <w:pStyle w:val="ListParagraph"/>
        <w:numPr>
          <w:ilvl w:val="0"/>
          <w:numId w:val="4"/>
        </w:numPr>
        <w:rPr>
          <w:rFonts w:ascii="Arial" w:hAnsi="Arial" w:cs="Arial"/>
        </w:rPr>
      </w:pPr>
      <w:r>
        <w:rPr>
          <w:rFonts w:ascii="Arial" w:hAnsi="Arial" w:cs="Arial"/>
        </w:rPr>
        <w:t xml:space="preserve">Click on Import Data &gt; </w:t>
      </w:r>
      <w:r w:rsidR="00B45F3C">
        <w:rPr>
          <w:rFonts w:ascii="Arial" w:hAnsi="Arial" w:cs="Arial"/>
        </w:rPr>
        <w:t>from Excel file</w:t>
      </w:r>
      <w:r w:rsidR="00C07435">
        <w:rPr>
          <w:rFonts w:ascii="Arial" w:hAnsi="Arial" w:cs="Arial"/>
        </w:rPr>
        <w:t>.</w:t>
      </w:r>
    </w:p>
    <w:p w14:paraId="70EABDF4" w14:textId="2521684E" w:rsidR="007A775E" w:rsidRDefault="007A775E" w:rsidP="006F03E5">
      <w:pPr>
        <w:pStyle w:val="ListParagraph"/>
        <w:numPr>
          <w:ilvl w:val="0"/>
          <w:numId w:val="4"/>
        </w:numPr>
        <w:rPr>
          <w:rFonts w:ascii="Arial" w:hAnsi="Arial" w:cs="Arial"/>
        </w:rPr>
      </w:pPr>
      <w:r>
        <w:rPr>
          <w:rFonts w:ascii="Arial" w:hAnsi="Arial" w:cs="Arial"/>
        </w:rPr>
        <w:t xml:space="preserve">Enter the name that you would like to use for this data set; type in </w:t>
      </w:r>
      <w:proofErr w:type="spellStart"/>
      <w:r>
        <w:rPr>
          <w:rFonts w:ascii="Arial" w:hAnsi="Arial" w:cs="Arial"/>
        </w:rPr>
        <w:t>oj</w:t>
      </w:r>
      <w:proofErr w:type="spellEnd"/>
      <w:r w:rsidR="00C07435">
        <w:rPr>
          <w:rFonts w:ascii="Arial" w:hAnsi="Arial" w:cs="Arial"/>
        </w:rPr>
        <w:t>.</w:t>
      </w:r>
    </w:p>
    <w:p w14:paraId="4CE50D91" w14:textId="7FCAD843" w:rsidR="007A775E" w:rsidRPr="00FF57F6" w:rsidRDefault="00B45F3C" w:rsidP="006F03E5">
      <w:pPr>
        <w:pStyle w:val="ListParagraph"/>
        <w:numPr>
          <w:ilvl w:val="0"/>
          <w:numId w:val="4"/>
        </w:numPr>
        <w:rPr>
          <w:rFonts w:ascii="Arial" w:hAnsi="Arial" w:cs="Arial"/>
        </w:rPr>
      </w:pPr>
      <w:r>
        <w:rPr>
          <w:rFonts w:ascii="Arial" w:hAnsi="Arial" w:cs="Arial"/>
        </w:rPr>
        <w:t>Locate the file on your computer</w:t>
      </w:r>
      <w:r w:rsidR="007A775E" w:rsidRPr="00FF57F6">
        <w:rPr>
          <w:rFonts w:ascii="Arial" w:hAnsi="Arial" w:cs="Arial"/>
        </w:rPr>
        <w:t>, then Open</w:t>
      </w:r>
      <w:r w:rsidR="00C07435">
        <w:rPr>
          <w:rFonts w:ascii="Arial" w:hAnsi="Arial" w:cs="Arial"/>
        </w:rPr>
        <w:t>.</w:t>
      </w:r>
    </w:p>
    <w:p w14:paraId="0A464188" w14:textId="77777777" w:rsidR="007A775E" w:rsidRDefault="007A775E" w:rsidP="007A775E">
      <w:pPr>
        <w:spacing w:after="200" w:line="276" w:lineRule="auto"/>
        <w:rPr>
          <w:rFonts w:ascii="Arial" w:hAnsi="Arial" w:cs="Arial"/>
        </w:rPr>
      </w:pPr>
    </w:p>
    <w:p w14:paraId="444CA751" w14:textId="5FA7F008" w:rsidR="007A775E" w:rsidRDefault="00B45F3C" w:rsidP="007A775E">
      <w:pPr>
        <w:spacing w:after="200" w:line="276" w:lineRule="auto"/>
        <w:jc w:val="center"/>
        <w:rPr>
          <w:rFonts w:ascii="Arial" w:hAnsi="Arial" w:cs="Arial"/>
        </w:rPr>
      </w:pPr>
      <w:r>
        <w:rPr>
          <w:rFonts w:ascii="Arial" w:hAnsi="Arial" w:cs="Arial"/>
          <w:noProof/>
        </w:rPr>
        <w:drawing>
          <wp:inline distT="0" distB="0" distL="0" distR="0" wp14:anchorId="5804C798" wp14:editId="39274D7E">
            <wp:extent cx="3476625" cy="1971675"/>
            <wp:effectExtent l="0" t="0" r="9525" b="9525"/>
            <wp:docPr id="31" name="Picture 31" descr="R import menu for an Excel sprea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R import menu for an Excel spreadshee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6625" cy="1971675"/>
                    </a:xfrm>
                    <a:prstGeom prst="rect">
                      <a:avLst/>
                    </a:prstGeom>
                    <a:noFill/>
                    <a:ln>
                      <a:noFill/>
                    </a:ln>
                  </pic:spPr>
                </pic:pic>
              </a:graphicData>
            </a:graphic>
          </wp:inline>
        </w:drawing>
      </w:r>
    </w:p>
    <w:p w14:paraId="4BBBAF02" w14:textId="3C49450D" w:rsidR="007A775E" w:rsidRDefault="007A775E" w:rsidP="00F60695">
      <w:pPr>
        <w:spacing w:after="200" w:line="276" w:lineRule="auto"/>
        <w:jc w:val="center"/>
        <w:rPr>
          <w:rFonts w:ascii="Arial" w:hAnsi="Arial" w:cs="Arial"/>
        </w:rPr>
      </w:pPr>
    </w:p>
    <w:p w14:paraId="7A35BEBB" w14:textId="77777777" w:rsidR="00F60695" w:rsidRDefault="00F60695">
      <w:pPr>
        <w:spacing w:after="200" w:line="276" w:lineRule="auto"/>
        <w:rPr>
          <w:rFonts w:ascii="Arial" w:hAnsi="Arial" w:cs="Arial"/>
          <w:b/>
        </w:rPr>
      </w:pPr>
      <w:r>
        <w:rPr>
          <w:rFonts w:ascii="Arial" w:hAnsi="Arial" w:cs="Arial"/>
          <w:b/>
        </w:rPr>
        <w:br w:type="page"/>
      </w:r>
    </w:p>
    <w:p w14:paraId="7AE3186C" w14:textId="77777777" w:rsidR="007D743D" w:rsidRPr="00756BA2" w:rsidRDefault="005D7478" w:rsidP="007D743D">
      <w:pPr>
        <w:rPr>
          <w:rFonts w:ascii="Arial" w:hAnsi="Arial" w:cs="Arial"/>
          <w:b/>
        </w:rPr>
      </w:pPr>
      <w:r>
        <w:rPr>
          <w:rFonts w:ascii="Arial" w:hAnsi="Arial" w:cs="Arial"/>
          <w:b/>
        </w:rPr>
        <w:lastRenderedPageBreak/>
        <w:t xml:space="preserve">Linear </w:t>
      </w:r>
      <w:r w:rsidR="007D743D" w:rsidRPr="00756BA2">
        <w:rPr>
          <w:rFonts w:ascii="Arial" w:hAnsi="Arial" w:cs="Arial"/>
          <w:b/>
        </w:rPr>
        <w:t>Regression</w:t>
      </w:r>
    </w:p>
    <w:p w14:paraId="752CD740" w14:textId="77777777" w:rsidR="007D743D" w:rsidRDefault="007D743D" w:rsidP="007D743D">
      <w:pPr>
        <w:rPr>
          <w:rFonts w:ascii="Arial" w:hAnsi="Arial" w:cs="Arial"/>
        </w:rPr>
      </w:pPr>
    </w:p>
    <w:p w14:paraId="544AA15E" w14:textId="77777777" w:rsidR="007D743D" w:rsidRDefault="007D743D" w:rsidP="007D743D">
      <w:pPr>
        <w:rPr>
          <w:rFonts w:ascii="Arial" w:hAnsi="Arial" w:cs="Arial"/>
        </w:rPr>
      </w:pPr>
      <w:r>
        <w:rPr>
          <w:rFonts w:ascii="Arial" w:hAnsi="Arial" w:cs="Arial"/>
        </w:rPr>
        <w:t>Linear regression of the log of sales against age, income and price can be performed by:</w:t>
      </w:r>
    </w:p>
    <w:p w14:paraId="4E1D7B60" w14:textId="77777777" w:rsidR="007D743D" w:rsidRDefault="007D743D" w:rsidP="007D743D">
      <w:pPr>
        <w:rPr>
          <w:rFonts w:ascii="Arial" w:hAnsi="Arial" w:cs="Arial"/>
        </w:rPr>
      </w:pPr>
    </w:p>
    <w:p w14:paraId="5C12DEC0" w14:textId="160AD917" w:rsidR="007D743D" w:rsidRDefault="007D743D" w:rsidP="006F03E5">
      <w:pPr>
        <w:pStyle w:val="ListParagraph"/>
        <w:numPr>
          <w:ilvl w:val="0"/>
          <w:numId w:val="12"/>
        </w:numPr>
        <w:rPr>
          <w:rFonts w:ascii="Arial" w:hAnsi="Arial" w:cs="Arial"/>
        </w:rPr>
      </w:pPr>
      <w:r>
        <w:rPr>
          <w:rFonts w:ascii="Arial" w:hAnsi="Arial" w:cs="Arial"/>
        </w:rPr>
        <w:t>Click on Statistics, Fit Models, Linear Regression</w:t>
      </w:r>
      <w:r w:rsidR="00C07435">
        <w:rPr>
          <w:rFonts w:ascii="Arial" w:hAnsi="Arial" w:cs="Arial"/>
        </w:rPr>
        <w:t>.</w:t>
      </w:r>
    </w:p>
    <w:p w14:paraId="5AF85386" w14:textId="6E51DBA4" w:rsidR="007D743D" w:rsidRDefault="007D743D" w:rsidP="006F03E5">
      <w:pPr>
        <w:pStyle w:val="ListParagraph"/>
        <w:numPr>
          <w:ilvl w:val="0"/>
          <w:numId w:val="12"/>
        </w:numPr>
        <w:rPr>
          <w:rFonts w:ascii="Arial" w:hAnsi="Arial" w:cs="Arial"/>
        </w:rPr>
      </w:pPr>
      <w:r>
        <w:rPr>
          <w:rFonts w:ascii="Arial" w:hAnsi="Arial" w:cs="Arial"/>
        </w:rPr>
        <w:t>For</w:t>
      </w:r>
      <w:r w:rsidR="00937426">
        <w:rPr>
          <w:rFonts w:ascii="Arial" w:hAnsi="Arial" w:cs="Arial"/>
        </w:rPr>
        <w:t xml:space="preserve"> response variable, click on </w:t>
      </w:r>
      <w:r>
        <w:rPr>
          <w:rFonts w:ascii="Arial" w:hAnsi="Arial" w:cs="Arial"/>
        </w:rPr>
        <w:t>move</w:t>
      </w:r>
      <w:r w:rsidR="00937426">
        <w:rPr>
          <w:rFonts w:ascii="Arial" w:hAnsi="Arial" w:cs="Arial"/>
        </w:rPr>
        <w:t xml:space="preserve"> (which is the volume of products moved or sold)</w:t>
      </w:r>
      <w:r w:rsidR="00C07435">
        <w:rPr>
          <w:rFonts w:ascii="Arial" w:hAnsi="Arial" w:cs="Arial"/>
        </w:rPr>
        <w:t>.</w:t>
      </w:r>
    </w:p>
    <w:p w14:paraId="03A92B7A" w14:textId="732800D7" w:rsidR="007D743D" w:rsidRDefault="007D743D" w:rsidP="00C07435">
      <w:pPr>
        <w:pStyle w:val="ListParagraph"/>
        <w:numPr>
          <w:ilvl w:val="0"/>
          <w:numId w:val="12"/>
        </w:numPr>
        <w:ind w:right="-90"/>
        <w:rPr>
          <w:rFonts w:ascii="Arial" w:hAnsi="Arial" w:cs="Arial"/>
        </w:rPr>
      </w:pPr>
      <w:r>
        <w:rPr>
          <w:rFonts w:ascii="Arial" w:hAnsi="Arial" w:cs="Arial"/>
        </w:rPr>
        <w:t xml:space="preserve">For explanatory variables, </w:t>
      </w:r>
      <w:r w:rsidR="00182CEC">
        <w:rPr>
          <w:rFonts w:ascii="Arial" w:hAnsi="Arial" w:cs="Arial"/>
        </w:rPr>
        <w:t>hold down the control key and click</w:t>
      </w:r>
      <w:r>
        <w:rPr>
          <w:rFonts w:ascii="Arial" w:hAnsi="Arial" w:cs="Arial"/>
        </w:rPr>
        <w:t xml:space="preserve"> on AGE60, INCOME, price</w:t>
      </w:r>
      <w:r w:rsidR="00C07435">
        <w:rPr>
          <w:rFonts w:ascii="Arial" w:hAnsi="Arial" w:cs="Arial"/>
        </w:rPr>
        <w:t>.</w:t>
      </w:r>
    </w:p>
    <w:p w14:paraId="0BF59B19" w14:textId="373D98F4" w:rsidR="007D743D" w:rsidRDefault="003246C8" w:rsidP="006F03E5">
      <w:pPr>
        <w:pStyle w:val="ListParagraph"/>
        <w:numPr>
          <w:ilvl w:val="0"/>
          <w:numId w:val="12"/>
        </w:numPr>
        <w:rPr>
          <w:rFonts w:ascii="Arial" w:hAnsi="Arial" w:cs="Arial"/>
        </w:rPr>
      </w:pPr>
      <w:r>
        <w:rPr>
          <w:rFonts w:ascii="Arial" w:hAnsi="Arial" w:cs="Arial"/>
        </w:rPr>
        <w:t>Click OK</w:t>
      </w:r>
      <w:r w:rsidR="00C07435">
        <w:rPr>
          <w:rFonts w:ascii="Arial" w:hAnsi="Arial" w:cs="Arial"/>
        </w:rPr>
        <w:t>.</w:t>
      </w:r>
    </w:p>
    <w:p w14:paraId="684BD543" w14:textId="77777777" w:rsidR="003246C8" w:rsidRPr="003246C8" w:rsidRDefault="003246C8" w:rsidP="003246C8">
      <w:pPr>
        <w:pStyle w:val="ListParagraph"/>
        <w:rPr>
          <w:rFonts w:ascii="Arial" w:hAnsi="Arial" w:cs="Arial"/>
        </w:rPr>
      </w:pPr>
    </w:p>
    <w:p w14:paraId="40415A9C" w14:textId="5C4A4580" w:rsidR="003246C8" w:rsidRDefault="00B45F3C" w:rsidP="003246C8">
      <w:pPr>
        <w:spacing w:after="200" w:line="276" w:lineRule="auto"/>
        <w:jc w:val="center"/>
        <w:rPr>
          <w:rFonts w:ascii="Arial" w:hAnsi="Arial" w:cs="Arial"/>
        </w:rPr>
      </w:pPr>
      <w:r>
        <w:rPr>
          <w:rFonts w:ascii="Arial" w:hAnsi="Arial" w:cs="Arial"/>
          <w:noProof/>
        </w:rPr>
        <w:drawing>
          <wp:inline distT="0" distB="0" distL="0" distR="0" wp14:anchorId="21B5BA22" wp14:editId="7A3FEC7C">
            <wp:extent cx="3543300" cy="2186136"/>
            <wp:effectExtent l="0" t="0" r="0" b="5080"/>
            <wp:docPr id="33" name="Picture 33" descr="Linear regress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Linear regression men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1449" cy="2197333"/>
                    </a:xfrm>
                    <a:prstGeom prst="rect">
                      <a:avLst/>
                    </a:prstGeom>
                    <a:noFill/>
                    <a:ln>
                      <a:noFill/>
                    </a:ln>
                  </pic:spPr>
                </pic:pic>
              </a:graphicData>
            </a:graphic>
          </wp:inline>
        </w:drawing>
      </w:r>
    </w:p>
    <w:p w14:paraId="263DE266" w14:textId="3E520530" w:rsidR="007D743D" w:rsidRPr="007A775E" w:rsidRDefault="0027009C" w:rsidP="003246C8">
      <w:pPr>
        <w:spacing w:after="200" w:line="276" w:lineRule="auto"/>
        <w:jc w:val="center"/>
        <w:rPr>
          <w:rFonts w:ascii="Arial" w:hAnsi="Arial" w:cs="Arial"/>
        </w:rPr>
      </w:pPr>
      <w:r>
        <w:rPr>
          <w:rFonts w:ascii="Arial" w:hAnsi="Arial" w:cs="Arial"/>
          <w:noProof/>
        </w:rPr>
        <w:drawing>
          <wp:inline distT="0" distB="0" distL="0" distR="0" wp14:anchorId="2C1C54A9" wp14:editId="5BFBB562">
            <wp:extent cx="3981450" cy="4556164"/>
            <wp:effectExtent l="0" t="0" r="0" b="0"/>
            <wp:docPr id="34" name="Picture 34" descr="Linear regression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inear regression outpu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8127" cy="4563805"/>
                    </a:xfrm>
                    <a:prstGeom prst="rect">
                      <a:avLst/>
                    </a:prstGeom>
                    <a:noFill/>
                    <a:ln>
                      <a:noFill/>
                    </a:ln>
                  </pic:spPr>
                </pic:pic>
              </a:graphicData>
            </a:graphic>
          </wp:inline>
        </w:drawing>
      </w:r>
    </w:p>
    <w:p w14:paraId="2F2320B9" w14:textId="004605B3" w:rsidR="005D7478" w:rsidRDefault="005D7478" w:rsidP="007D743D">
      <w:pPr>
        <w:spacing w:after="200" w:line="276" w:lineRule="auto"/>
        <w:rPr>
          <w:rFonts w:ascii="Arial" w:hAnsi="Arial" w:cs="Arial"/>
          <w:b/>
        </w:rPr>
      </w:pPr>
      <w:r>
        <w:rPr>
          <w:rFonts w:ascii="Arial" w:hAnsi="Arial" w:cs="Arial"/>
          <w:b/>
        </w:rPr>
        <w:lastRenderedPageBreak/>
        <w:t>Assumption 1: Linearity</w:t>
      </w:r>
    </w:p>
    <w:p w14:paraId="71AB1F7D" w14:textId="77777777" w:rsidR="007D743D" w:rsidRPr="007D743D" w:rsidRDefault="007D743D" w:rsidP="007D743D">
      <w:pPr>
        <w:spacing w:after="200" w:line="276" w:lineRule="auto"/>
        <w:rPr>
          <w:rFonts w:ascii="Arial" w:hAnsi="Arial" w:cs="Arial"/>
          <w:b/>
        </w:rPr>
      </w:pPr>
      <w:r w:rsidRPr="007D743D">
        <w:rPr>
          <w:rFonts w:ascii="Arial" w:hAnsi="Arial" w:cs="Arial"/>
          <w:b/>
        </w:rPr>
        <w:t>Ramsey Regression Equation Specification Error Test (RESET) (1969) to test for linearity</w:t>
      </w:r>
    </w:p>
    <w:p w14:paraId="4CE3E6C9" w14:textId="77777777" w:rsidR="007D743D" w:rsidRDefault="007D743D" w:rsidP="007D743D">
      <w:pPr>
        <w:spacing w:after="200" w:line="276" w:lineRule="auto"/>
        <w:rPr>
          <w:rFonts w:ascii="Arial" w:hAnsi="Arial" w:cs="Arial"/>
        </w:rPr>
      </w:pPr>
      <w:r>
        <w:rPr>
          <w:rFonts w:ascii="Arial" w:hAnsi="Arial" w:cs="Arial"/>
        </w:rPr>
        <w:t>To test if your equation is linear:</w:t>
      </w:r>
    </w:p>
    <w:p w14:paraId="5E1987E8" w14:textId="7B5B1267" w:rsidR="007D743D" w:rsidRDefault="007D743D" w:rsidP="006F03E5">
      <w:pPr>
        <w:pStyle w:val="ListParagraph"/>
        <w:numPr>
          <w:ilvl w:val="0"/>
          <w:numId w:val="13"/>
        </w:numPr>
        <w:spacing w:after="200" w:line="276" w:lineRule="auto"/>
        <w:rPr>
          <w:rFonts w:ascii="Arial" w:hAnsi="Arial" w:cs="Arial"/>
        </w:rPr>
      </w:pPr>
      <w:r>
        <w:rPr>
          <w:rFonts w:ascii="Arial" w:hAnsi="Arial" w:cs="Arial"/>
        </w:rPr>
        <w:t xml:space="preserve">Click on Models, Numerical Diagnostics, RESET </w:t>
      </w:r>
      <w:r w:rsidR="00596AA4">
        <w:rPr>
          <w:rFonts w:ascii="Arial" w:hAnsi="Arial" w:cs="Arial"/>
        </w:rPr>
        <w:t>T</w:t>
      </w:r>
      <w:r>
        <w:rPr>
          <w:rFonts w:ascii="Arial" w:hAnsi="Arial" w:cs="Arial"/>
        </w:rPr>
        <w:t>est for Nonlinearity</w:t>
      </w:r>
      <w:r w:rsidR="00C07435">
        <w:rPr>
          <w:rFonts w:ascii="Arial" w:hAnsi="Arial" w:cs="Arial"/>
        </w:rPr>
        <w:t>.</w:t>
      </w:r>
    </w:p>
    <w:p w14:paraId="147FB5C9" w14:textId="6A585AA5" w:rsidR="007D743D" w:rsidRDefault="007D743D" w:rsidP="006F03E5">
      <w:pPr>
        <w:pStyle w:val="ListParagraph"/>
        <w:numPr>
          <w:ilvl w:val="0"/>
          <w:numId w:val="13"/>
        </w:numPr>
        <w:spacing w:after="200" w:line="276" w:lineRule="auto"/>
        <w:rPr>
          <w:rFonts w:ascii="Arial" w:hAnsi="Arial" w:cs="Arial"/>
        </w:rPr>
      </w:pPr>
      <w:r>
        <w:rPr>
          <w:rFonts w:ascii="Arial" w:hAnsi="Arial" w:cs="Arial"/>
        </w:rPr>
        <w:t>Click OK</w:t>
      </w:r>
      <w:r w:rsidR="00C07435">
        <w:rPr>
          <w:rFonts w:ascii="Arial" w:hAnsi="Arial" w:cs="Arial"/>
        </w:rPr>
        <w:t>.</w:t>
      </w:r>
    </w:p>
    <w:p w14:paraId="026DA615" w14:textId="77777777" w:rsidR="007D743D" w:rsidRDefault="007D743D" w:rsidP="007D743D">
      <w:pPr>
        <w:spacing w:after="200" w:line="276" w:lineRule="auto"/>
        <w:jc w:val="center"/>
        <w:rPr>
          <w:rFonts w:ascii="Arial" w:hAnsi="Arial" w:cs="Arial"/>
        </w:rPr>
      </w:pPr>
      <w:r>
        <w:rPr>
          <w:noProof/>
        </w:rPr>
        <w:drawing>
          <wp:inline distT="0" distB="0" distL="0" distR="0" wp14:anchorId="16507BD4" wp14:editId="3910DDEA">
            <wp:extent cx="4352925" cy="2420226"/>
            <wp:effectExtent l="0" t="0" r="0" b="0"/>
            <wp:docPr id="19" name="Picture 19" descr="RESET test for non-linea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RESET test for non-linearity"/>
                    <pic:cNvPicPr/>
                  </pic:nvPicPr>
                  <pic:blipFill>
                    <a:blip r:embed="rId25"/>
                    <a:stretch>
                      <a:fillRect/>
                    </a:stretch>
                  </pic:blipFill>
                  <pic:spPr>
                    <a:xfrm>
                      <a:off x="0" y="0"/>
                      <a:ext cx="4352925" cy="2420226"/>
                    </a:xfrm>
                    <a:prstGeom prst="rect">
                      <a:avLst/>
                    </a:prstGeom>
                  </pic:spPr>
                </pic:pic>
              </a:graphicData>
            </a:graphic>
          </wp:inline>
        </w:drawing>
      </w:r>
    </w:p>
    <w:p w14:paraId="438920BC" w14:textId="77777777" w:rsidR="007D743D" w:rsidRDefault="002E6CD1" w:rsidP="007D743D">
      <w:pPr>
        <w:spacing w:after="200" w:line="276" w:lineRule="auto"/>
        <w:jc w:val="center"/>
        <w:rPr>
          <w:rFonts w:ascii="Arial" w:hAnsi="Arial" w:cs="Arial"/>
        </w:rPr>
      </w:pPr>
      <w:r>
        <w:rPr>
          <w:noProof/>
        </w:rPr>
        <w:drawing>
          <wp:inline distT="0" distB="0" distL="0" distR="0" wp14:anchorId="4D135089" wp14:editId="1C39E8C3">
            <wp:extent cx="4425696" cy="3939586"/>
            <wp:effectExtent l="0" t="0" r="0" b="3810"/>
            <wp:docPr id="38" name="Picture 38" descr="RESET tes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RESET test output"/>
                    <pic:cNvPicPr/>
                  </pic:nvPicPr>
                  <pic:blipFill>
                    <a:blip r:embed="rId26"/>
                    <a:stretch>
                      <a:fillRect/>
                    </a:stretch>
                  </pic:blipFill>
                  <pic:spPr>
                    <a:xfrm>
                      <a:off x="0" y="0"/>
                      <a:ext cx="4444193" cy="3956051"/>
                    </a:xfrm>
                    <a:prstGeom prst="rect">
                      <a:avLst/>
                    </a:prstGeom>
                  </pic:spPr>
                </pic:pic>
              </a:graphicData>
            </a:graphic>
          </wp:inline>
        </w:drawing>
      </w:r>
    </w:p>
    <w:p w14:paraId="7EB9B379" w14:textId="6FDDF1BB" w:rsidR="007D743D" w:rsidRPr="00856D74" w:rsidRDefault="007D743D" w:rsidP="006F03E5">
      <w:pPr>
        <w:pStyle w:val="ListParagraph"/>
        <w:numPr>
          <w:ilvl w:val="0"/>
          <w:numId w:val="13"/>
        </w:numPr>
        <w:spacing w:after="200" w:line="276" w:lineRule="auto"/>
        <w:rPr>
          <w:rFonts w:ascii="Arial" w:hAnsi="Arial" w:cs="Arial"/>
        </w:rPr>
      </w:pPr>
      <w:r w:rsidRPr="00856D74">
        <w:rPr>
          <w:rFonts w:ascii="Arial" w:hAnsi="Arial" w:cs="Arial"/>
        </w:rPr>
        <w:t xml:space="preserve">If the </w:t>
      </w:r>
      <w:r w:rsidRPr="007F7CA7">
        <w:rPr>
          <w:rFonts w:ascii="Arial" w:hAnsi="Arial" w:cs="Arial"/>
          <w:i/>
          <w:iCs/>
        </w:rPr>
        <w:t>p</w:t>
      </w:r>
      <w:r w:rsidRPr="00856D74">
        <w:rPr>
          <w:rFonts w:ascii="Arial" w:hAnsi="Arial" w:cs="Arial"/>
        </w:rPr>
        <w:t xml:space="preserve">-value is less than 0.05, then there is a nonlinearity problem. </w:t>
      </w:r>
    </w:p>
    <w:p w14:paraId="1F06CCC3" w14:textId="0E997CA3" w:rsidR="001409E7" w:rsidRPr="00597C47" w:rsidRDefault="001409E7" w:rsidP="001409E7">
      <w:pPr>
        <w:spacing w:after="200" w:line="276" w:lineRule="auto"/>
        <w:rPr>
          <w:rFonts w:ascii="Arial" w:hAnsi="Arial" w:cs="Arial"/>
          <w:b/>
          <w:bCs/>
        </w:rPr>
      </w:pPr>
      <w:r>
        <w:rPr>
          <w:rFonts w:ascii="Arial" w:hAnsi="Arial" w:cs="Arial"/>
          <w:b/>
        </w:rPr>
        <w:lastRenderedPageBreak/>
        <w:t xml:space="preserve">9.3.3 R: </w:t>
      </w:r>
      <w:r w:rsidRPr="00597C47">
        <w:rPr>
          <w:rFonts w:ascii="Arial" w:hAnsi="Arial" w:cs="Arial"/>
          <w:b/>
          <w:bCs/>
        </w:rPr>
        <w:t xml:space="preserve">Box-Cox </w:t>
      </w:r>
      <w:r w:rsidR="00C07435">
        <w:rPr>
          <w:rFonts w:ascii="Arial" w:hAnsi="Arial" w:cs="Arial"/>
          <w:b/>
          <w:bCs/>
        </w:rPr>
        <w:t>C</w:t>
      </w:r>
      <w:r w:rsidRPr="00597C47">
        <w:rPr>
          <w:rFonts w:ascii="Arial" w:hAnsi="Arial" w:cs="Arial"/>
          <w:b/>
          <w:bCs/>
        </w:rPr>
        <w:t>orrection for the Y-</w:t>
      </w:r>
      <w:r w:rsidR="00C07435">
        <w:rPr>
          <w:rFonts w:ascii="Arial" w:hAnsi="Arial" w:cs="Arial"/>
          <w:b/>
          <w:bCs/>
        </w:rPr>
        <w:t>V</w:t>
      </w:r>
      <w:r w:rsidRPr="00597C47">
        <w:rPr>
          <w:rFonts w:ascii="Arial" w:hAnsi="Arial" w:cs="Arial"/>
          <w:b/>
          <w:bCs/>
        </w:rPr>
        <w:t>ariable</w:t>
      </w:r>
    </w:p>
    <w:p w14:paraId="34682E16" w14:textId="73BC1364" w:rsidR="00597C47" w:rsidRDefault="00597C47">
      <w:pPr>
        <w:spacing w:after="200" w:line="276" w:lineRule="auto"/>
        <w:rPr>
          <w:rFonts w:ascii="Arial" w:hAnsi="Arial" w:cs="Arial"/>
        </w:rPr>
      </w:pPr>
      <w:r>
        <w:rPr>
          <w:rFonts w:ascii="Arial" w:hAnsi="Arial" w:cs="Arial"/>
        </w:rPr>
        <w:t>Nonlinearity can result from a nonlinear dependent (Y) variable or a nonlinear independent (X) variable. The Box-Cox technique corrects for nonlinearity in Y; the Box-Tidwell technique corrects for nonlinearity in X.</w:t>
      </w:r>
    </w:p>
    <w:p w14:paraId="38C4EE44" w14:textId="64152B4F" w:rsidR="002E6CD1" w:rsidRDefault="002E6CD1">
      <w:pPr>
        <w:spacing w:after="200" w:line="276" w:lineRule="auto"/>
        <w:rPr>
          <w:rFonts w:ascii="Arial" w:hAnsi="Arial" w:cs="Arial"/>
        </w:rPr>
      </w:pPr>
      <w:r>
        <w:rPr>
          <w:rFonts w:ascii="Arial" w:hAnsi="Arial" w:cs="Arial"/>
        </w:rPr>
        <w:t xml:space="preserve">When the nonlinearity test indicates that your data is nonlinear, </w:t>
      </w:r>
      <w:r w:rsidR="00597C47">
        <w:rPr>
          <w:rFonts w:ascii="Arial" w:hAnsi="Arial" w:cs="Arial"/>
        </w:rPr>
        <w:t xml:space="preserve">first </w:t>
      </w:r>
      <w:r>
        <w:rPr>
          <w:rFonts w:ascii="Arial" w:hAnsi="Arial" w:cs="Arial"/>
        </w:rPr>
        <w:t xml:space="preserve">use the Box-Cox technique </w:t>
      </w:r>
      <w:r w:rsidR="00B0224D">
        <w:rPr>
          <w:rFonts w:ascii="Arial" w:hAnsi="Arial" w:cs="Arial"/>
        </w:rPr>
        <w:t xml:space="preserve">(George Box </w:t>
      </w:r>
      <w:r w:rsidR="009068F3">
        <w:rPr>
          <w:rFonts w:ascii="Arial" w:hAnsi="Arial" w:cs="Arial"/>
        </w:rPr>
        <w:t>and</w:t>
      </w:r>
      <w:r w:rsidR="00B0224D">
        <w:rPr>
          <w:rFonts w:ascii="Arial" w:hAnsi="Arial" w:cs="Arial"/>
        </w:rPr>
        <w:t xml:space="preserve"> D.</w:t>
      </w:r>
      <w:r w:rsidR="00C07435">
        <w:rPr>
          <w:rFonts w:ascii="Arial" w:hAnsi="Arial" w:cs="Arial"/>
        </w:rPr>
        <w:t xml:space="preserve"> </w:t>
      </w:r>
      <w:r w:rsidR="00B0224D">
        <w:rPr>
          <w:rFonts w:ascii="Arial" w:hAnsi="Arial" w:cs="Arial"/>
        </w:rPr>
        <w:t xml:space="preserve">R. Cox 1964) </w:t>
      </w:r>
      <w:r>
        <w:rPr>
          <w:rFonts w:ascii="Arial" w:hAnsi="Arial" w:cs="Arial"/>
        </w:rPr>
        <w:t>to determine if the Y variable (response variable) is the problem and identify the solution. The solution is usually a transformation.</w:t>
      </w:r>
    </w:p>
    <w:p w14:paraId="75F572AD" w14:textId="1B2B74EE" w:rsidR="002E6CD1" w:rsidRDefault="002E6CD1">
      <w:pPr>
        <w:spacing w:after="200" w:line="276" w:lineRule="auto"/>
        <w:rPr>
          <w:rFonts w:ascii="Arial" w:hAnsi="Arial" w:cs="Arial"/>
        </w:rPr>
      </w:pPr>
      <w:r>
        <w:rPr>
          <w:rFonts w:ascii="Arial" w:hAnsi="Arial" w:cs="Arial"/>
        </w:rPr>
        <w:t>Install the Box-Cox tool set:</w:t>
      </w:r>
    </w:p>
    <w:p w14:paraId="643D5E17" w14:textId="6A92044D" w:rsidR="002E6CD1" w:rsidRDefault="002E6CD1" w:rsidP="006F03E5">
      <w:pPr>
        <w:pStyle w:val="ListParagraph"/>
        <w:numPr>
          <w:ilvl w:val="0"/>
          <w:numId w:val="21"/>
        </w:numPr>
        <w:spacing w:after="200" w:line="276" w:lineRule="auto"/>
        <w:rPr>
          <w:rFonts w:ascii="Arial" w:hAnsi="Arial" w:cs="Arial"/>
        </w:rPr>
      </w:pPr>
      <w:r>
        <w:rPr>
          <w:rFonts w:ascii="Arial" w:hAnsi="Arial" w:cs="Arial"/>
        </w:rPr>
        <w:t xml:space="preserve">In the </w:t>
      </w:r>
      <w:proofErr w:type="spellStart"/>
      <w:r>
        <w:rPr>
          <w:rFonts w:ascii="Arial" w:hAnsi="Arial" w:cs="Arial"/>
        </w:rPr>
        <w:t>RGui</w:t>
      </w:r>
      <w:proofErr w:type="spellEnd"/>
      <w:r>
        <w:rPr>
          <w:rFonts w:ascii="Arial" w:hAnsi="Arial" w:cs="Arial"/>
        </w:rPr>
        <w:t xml:space="preserve"> screen, </w:t>
      </w:r>
      <w:r w:rsidR="00FC385F">
        <w:rPr>
          <w:rFonts w:ascii="Arial" w:hAnsi="Arial" w:cs="Arial"/>
        </w:rPr>
        <w:t>type:</w:t>
      </w:r>
    </w:p>
    <w:p w14:paraId="7EBBEA77" w14:textId="77777777" w:rsidR="00161CAA" w:rsidRDefault="00161CAA" w:rsidP="00161CAA">
      <w:pPr>
        <w:pStyle w:val="ListParagraph"/>
        <w:spacing w:after="200" w:line="276" w:lineRule="auto"/>
        <w:rPr>
          <w:rFonts w:ascii="Arial" w:hAnsi="Arial" w:cs="Arial"/>
        </w:rPr>
      </w:pPr>
    </w:p>
    <w:p w14:paraId="741BDD1A" w14:textId="77777777" w:rsidR="006C3C3F" w:rsidRDefault="00597C47" w:rsidP="006C3C3F">
      <w:pPr>
        <w:pStyle w:val="ListParagraph"/>
        <w:spacing w:after="200" w:line="276" w:lineRule="auto"/>
        <w:rPr>
          <w:rFonts w:ascii="Arial" w:hAnsi="Arial" w:cs="Arial"/>
        </w:rPr>
      </w:pPr>
      <w:proofErr w:type="spellStart"/>
      <w:proofErr w:type="gramStart"/>
      <w:r>
        <w:rPr>
          <w:rFonts w:ascii="Arial" w:hAnsi="Arial" w:cs="Arial"/>
        </w:rPr>
        <w:t>install.packages</w:t>
      </w:r>
      <w:proofErr w:type="spellEnd"/>
      <w:proofErr w:type="gramEnd"/>
      <w:r>
        <w:rPr>
          <w:rFonts w:ascii="Arial" w:hAnsi="Arial" w:cs="Arial"/>
        </w:rPr>
        <w:t>(</w:t>
      </w:r>
      <w:r w:rsidR="00A1227C" w:rsidRPr="00A1227C">
        <w:rPr>
          <w:rFonts w:ascii="Arial" w:hAnsi="Arial" w:cs="Arial"/>
        </w:rPr>
        <w:t>"</w:t>
      </w:r>
      <w:r>
        <w:rPr>
          <w:rFonts w:ascii="Arial" w:hAnsi="Arial" w:cs="Arial"/>
        </w:rPr>
        <w:t>MASS</w:t>
      </w:r>
      <w:r w:rsidR="00A1227C" w:rsidRPr="00A1227C">
        <w:rPr>
          <w:rFonts w:ascii="Arial" w:hAnsi="Arial" w:cs="Arial"/>
        </w:rPr>
        <w:t>"</w:t>
      </w:r>
      <w:r>
        <w:rPr>
          <w:rFonts w:ascii="Arial" w:hAnsi="Arial" w:cs="Arial"/>
        </w:rPr>
        <w:t>, dependencies=TRUE)</w:t>
      </w:r>
    </w:p>
    <w:p w14:paraId="5C528E09" w14:textId="6D319245" w:rsidR="00161CAA" w:rsidRPr="009068F3" w:rsidRDefault="002E6CD1" w:rsidP="009068F3">
      <w:pPr>
        <w:pStyle w:val="ListParagraph"/>
        <w:spacing w:after="200" w:line="276" w:lineRule="auto"/>
      </w:pPr>
      <w:proofErr w:type="gramStart"/>
      <w:r w:rsidRPr="006C3C3F">
        <w:rPr>
          <w:rFonts w:ascii="Arial" w:hAnsi="Arial" w:cs="Arial"/>
        </w:rPr>
        <w:t>library(</w:t>
      </w:r>
      <w:proofErr w:type="gramEnd"/>
      <w:r w:rsidRPr="006C3C3F">
        <w:rPr>
          <w:rFonts w:ascii="Arial" w:hAnsi="Arial" w:cs="Arial"/>
        </w:rPr>
        <w:t>MASS)</w:t>
      </w:r>
    </w:p>
    <w:p w14:paraId="04D340AE" w14:textId="63306B33" w:rsidR="002E6CD1" w:rsidRDefault="002E6CD1" w:rsidP="006F03E5">
      <w:pPr>
        <w:pStyle w:val="ListParagraph"/>
        <w:numPr>
          <w:ilvl w:val="0"/>
          <w:numId w:val="21"/>
        </w:numPr>
        <w:spacing w:after="200" w:line="276" w:lineRule="auto"/>
        <w:rPr>
          <w:rFonts w:ascii="Arial" w:hAnsi="Arial" w:cs="Arial"/>
        </w:rPr>
      </w:pPr>
      <w:r>
        <w:rPr>
          <w:rFonts w:ascii="Arial" w:hAnsi="Arial" w:cs="Arial"/>
        </w:rPr>
        <w:t>Type the following command</w:t>
      </w:r>
      <w:r w:rsidR="00596AA4">
        <w:rPr>
          <w:rFonts w:ascii="Arial" w:hAnsi="Arial" w:cs="Arial"/>
        </w:rPr>
        <w:t>:</w:t>
      </w:r>
    </w:p>
    <w:p w14:paraId="3764F3CE" w14:textId="1FA8D70E" w:rsidR="002E6CD1" w:rsidRDefault="002E6CD1" w:rsidP="002E6CD1">
      <w:pPr>
        <w:pStyle w:val="ListParagraph"/>
        <w:spacing w:after="200" w:line="276" w:lineRule="auto"/>
        <w:rPr>
          <w:rFonts w:ascii="Arial" w:hAnsi="Arial" w:cs="Arial"/>
        </w:rPr>
      </w:pPr>
      <w:r w:rsidRPr="002E6CD1">
        <w:rPr>
          <w:rFonts w:ascii="Arial" w:hAnsi="Arial" w:cs="Arial"/>
        </w:rPr>
        <w:t>boxcox(lm(move~AGE60+INCOME+</w:t>
      </w:r>
      <w:proofErr w:type="gramStart"/>
      <w:r w:rsidRPr="002E6CD1">
        <w:rPr>
          <w:rFonts w:ascii="Arial" w:hAnsi="Arial" w:cs="Arial"/>
        </w:rPr>
        <w:t>price,data</w:t>
      </w:r>
      <w:proofErr w:type="gramEnd"/>
      <w:r w:rsidRPr="002E6CD1">
        <w:rPr>
          <w:rFonts w:ascii="Arial" w:hAnsi="Arial" w:cs="Arial"/>
        </w:rPr>
        <w:t>=oj),lambda=seq(-2,2,by=.1))</w:t>
      </w:r>
    </w:p>
    <w:p w14:paraId="36EA0033" w14:textId="37F9DB13" w:rsidR="002E6CD1" w:rsidRDefault="002E6CD1" w:rsidP="006F03E5">
      <w:pPr>
        <w:pStyle w:val="ListParagraph"/>
        <w:numPr>
          <w:ilvl w:val="0"/>
          <w:numId w:val="21"/>
        </w:numPr>
        <w:spacing w:after="200" w:line="276" w:lineRule="auto"/>
        <w:rPr>
          <w:rFonts w:ascii="Arial" w:hAnsi="Arial" w:cs="Arial"/>
        </w:rPr>
      </w:pPr>
      <w:r>
        <w:rPr>
          <w:rFonts w:ascii="Arial" w:hAnsi="Arial" w:cs="Arial"/>
        </w:rPr>
        <w:t xml:space="preserve">The following components are necessary for </w:t>
      </w:r>
      <w:proofErr w:type="spellStart"/>
      <w:r>
        <w:rPr>
          <w:rFonts w:ascii="Arial" w:hAnsi="Arial" w:cs="Arial"/>
        </w:rPr>
        <w:t>boxcox</w:t>
      </w:r>
      <w:proofErr w:type="spellEnd"/>
      <w:r w:rsidR="00596AA4">
        <w:rPr>
          <w:rFonts w:ascii="Arial" w:hAnsi="Arial" w:cs="Arial"/>
        </w:rPr>
        <w:t>:</w:t>
      </w:r>
    </w:p>
    <w:p w14:paraId="4A16809D" w14:textId="77777777" w:rsidR="002E6CD1" w:rsidRDefault="002E6CD1" w:rsidP="006F03E5">
      <w:pPr>
        <w:pStyle w:val="ListParagraph"/>
        <w:numPr>
          <w:ilvl w:val="1"/>
          <w:numId w:val="21"/>
        </w:numPr>
        <w:spacing w:after="200" w:line="276" w:lineRule="auto"/>
        <w:rPr>
          <w:rFonts w:ascii="Arial" w:hAnsi="Arial" w:cs="Arial"/>
        </w:rPr>
      </w:pPr>
      <w:proofErr w:type="spellStart"/>
      <w:r>
        <w:rPr>
          <w:rFonts w:ascii="Arial" w:hAnsi="Arial" w:cs="Arial"/>
        </w:rPr>
        <w:t>boxcox</w:t>
      </w:r>
      <w:proofErr w:type="spellEnd"/>
      <w:r>
        <w:rPr>
          <w:rFonts w:ascii="Arial" w:hAnsi="Arial" w:cs="Arial"/>
        </w:rPr>
        <w:t xml:space="preserve"> – name of command</w:t>
      </w:r>
    </w:p>
    <w:p w14:paraId="5C50E9F0" w14:textId="77777777" w:rsidR="002E6CD1" w:rsidRDefault="002E6CD1" w:rsidP="006F03E5">
      <w:pPr>
        <w:pStyle w:val="ListParagraph"/>
        <w:numPr>
          <w:ilvl w:val="1"/>
          <w:numId w:val="21"/>
        </w:numPr>
        <w:spacing w:after="200" w:line="276" w:lineRule="auto"/>
        <w:rPr>
          <w:rFonts w:ascii="Arial" w:hAnsi="Arial" w:cs="Arial"/>
        </w:rPr>
      </w:pPr>
      <w:proofErr w:type="spellStart"/>
      <w:r>
        <w:rPr>
          <w:rFonts w:ascii="Arial" w:hAnsi="Arial" w:cs="Arial"/>
        </w:rPr>
        <w:t>lm</w:t>
      </w:r>
      <w:proofErr w:type="spellEnd"/>
      <w:r>
        <w:rPr>
          <w:rFonts w:ascii="Arial" w:hAnsi="Arial" w:cs="Arial"/>
        </w:rPr>
        <w:t xml:space="preserve"> – linear model</w:t>
      </w:r>
    </w:p>
    <w:p w14:paraId="272B9366" w14:textId="77777777" w:rsidR="002E6CD1" w:rsidRDefault="002E6CD1" w:rsidP="006F03E5">
      <w:pPr>
        <w:pStyle w:val="ListParagraph"/>
        <w:numPr>
          <w:ilvl w:val="1"/>
          <w:numId w:val="21"/>
        </w:numPr>
        <w:spacing w:after="200" w:line="276" w:lineRule="auto"/>
        <w:rPr>
          <w:rFonts w:ascii="Arial" w:hAnsi="Arial" w:cs="Arial"/>
        </w:rPr>
      </w:pPr>
      <w:r w:rsidRPr="002E6CD1">
        <w:rPr>
          <w:rFonts w:ascii="Arial" w:hAnsi="Arial" w:cs="Arial"/>
        </w:rPr>
        <w:t>move~AGE60+INCOME+price</w:t>
      </w:r>
      <w:r>
        <w:rPr>
          <w:rFonts w:ascii="Arial" w:hAnsi="Arial" w:cs="Arial"/>
        </w:rPr>
        <w:t xml:space="preserve"> – model formulation</w:t>
      </w:r>
    </w:p>
    <w:p w14:paraId="4DC28985" w14:textId="77777777" w:rsidR="002E6CD1" w:rsidRDefault="002E6CD1" w:rsidP="006F03E5">
      <w:pPr>
        <w:pStyle w:val="ListParagraph"/>
        <w:numPr>
          <w:ilvl w:val="1"/>
          <w:numId w:val="21"/>
        </w:numPr>
        <w:spacing w:after="200" w:line="276" w:lineRule="auto"/>
        <w:rPr>
          <w:rFonts w:ascii="Arial" w:hAnsi="Arial" w:cs="Arial"/>
        </w:rPr>
      </w:pPr>
      <w:r>
        <w:rPr>
          <w:rFonts w:ascii="Arial" w:hAnsi="Arial" w:cs="Arial"/>
        </w:rPr>
        <w:t>data=</w:t>
      </w:r>
      <w:proofErr w:type="spellStart"/>
      <w:r>
        <w:rPr>
          <w:rFonts w:ascii="Arial" w:hAnsi="Arial" w:cs="Arial"/>
        </w:rPr>
        <w:t>oj</w:t>
      </w:r>
      <w:proofErr w:type="spellEnd"/>
      <w:r>
        <w:rPr>
          <w:rFonts w:ascii="Arial" w:hAnsi="Arial" w:cs="Arial"/>
        </w:rPr>
        <w:t xml:space="preserve"> – source of data</w:t>
      </w:r>
    </w:p>
    <w:p w14:paraId="3B228883" w14:textId="77777777" w:rsidR="002E6CD1" w:rsidRDefault="002E6CD1" w:rsidP="006F03E5">
      <w:pPr>
        <w:pStyle w:val="ListParagraph"/>
        <w:numPr>
          <w:ilvl w:val="1"/>
          <w:numId w:val="21"/>
        </w:numPr>
        <w:spacing w:after="200" w:line="276" w:lineRule="auto"/>
        <w:rPr>
          <w:rFonts w:ascii="Arial" w:hAnsi="Arial" w:cs="Arial"/>
        </w:rPr>
      </w:pPr>
      <w:r>
        <w:rPr>
          <w:rFonts w:ascii="Arial" w:hAnsi="Arial" w:cs="Arial"/>
        </w:rPr>
        <w:t>lambda=seq(-2,</w:t>
      </w:r>
      <w:proofErr w:type="gramStart"/>
      <w:r>
        <w:rPr>
          <w:rFonts w:ascii="Arial" w:hAnsi="Arial" w:cs="Arial"/>
        </w:rPr>
        <w:t>2,by</w:t>
      </w:r>
      <w:proofErr w:type="gramEnd"/>
      <w:r>
        <w:rPr>
          <w:rFonts w:ascii="Arial" w:hAnsi="Arial" w:cs="Arial"/>
        </w:rPr>
        <w:t>.1) – range of lambda and increment</w:t>
      </w:r>
    </w:p>
    <w:p w14:paraId="36DBD139" w14:textId="1E09D2FE" w:rsidR="002E6CD1" w:rsidRDefault="002E6CD1" w:rsidP="006F03E5">
      <w:pPr>
        <w:pStyle w:val="ListParagraph"/>
        <w:numPr>
          <w:ilvl w:val="0"/>
          <w:numId w:val="21"/>
        </w:numPr>
        <w:spacing w:after="200" w:line="276" w:lineRule="auto"/>
        <w:rPr>
          <w:rFonts w:ascii="Arial" w:hAnsi="Arial" w:cs="Arial"/>
        </w:rPr>
      </w:pPr>
      <w:r>
        <w:rPr>
          <w:rFonts w:ascii="Arial" w:hAnsi="Arial" w:cs="Arial"/>
        </w:rPr>
        <w:t>Look on the char</w:t>
      </w:r>
      <w:r w:rsidR="00E43876">
        <w:rPr>
          <w:rFonts w:ascii="Arial" w:hAnsi="Arial" w:cs="Arial"/>
        </w:rPr>
        <w:t>t</w:t>
      </w:r>
      <w:r>
        <w:rPr>
          <w:rFonts w:ascii="Arial" w:hAnsi="Arial" w:cs="Arial"/>
        </w:rPr>
        <w:t xml:space="preserve"> for where lambda </w:t>
      </w:r>
      <w:r w:rsidR="00E43876">
        <w:rPr>
          <w:rFonts w:ascii="Arial" w:hAnsi="Arial" w:cs="Arial"/>
        </w:rPr>
        <w:t>peaks</w:t>
      </w:r>
      <w:r>
        <w:rPr>
          <w:rFonts w:ascii="Arial" w:hAnsi="Arial" w:cs="Arial"/>
        </w:rPr>
        <w:t>; this is the maximum likelihood</w:t>
      </w:r>
      <w:r w:rsidR="00596AA4">
        <w:rPr>
          <w:rFonts w:ascii="Arial" w:hAnsi="Arial" w:cs="Arial"/>
        </w:rPr>
        <w:t>.</w:t>
      </w:r>
    </w:p>
    <w:p w14:paraId="29F64410" w14:textId="279132CC" w:rsidR="002E6CD1" w:rsidRDefault="002E6CD1" w:rsidP="006F03E5">
      <w:pPr>
        <w:pStyle w:val="ListParagraph"/>
        <w:numPr>
          <w:ilvl w:val="0"/>
          <w:numId w:val="21"/>
        </w:numPr>
        <w:spacing w:after="200" w:line="276" w:lineRule="auto"/>
        <w:rPr>
          <w:rFonts w:ascii="Arial" w:hAnsi="Arial" w:cs="Arial"/>
        </w:rPr>
      </w:pPr>
      <w:r>
        <w:rPr>
          <w:rFonts w:ascii="Arial" w:hAnsi="Arial" w:cs="Arial"/>
        </w:rPr>
        <w:t>In this example, it peaks around a lambda value of zero</w:t>
      </w:r>
      <w:r w:rsidR="00596AA4">
        <w:rPr>
          <w:rFonts w:ascii="Arial" w:hAnsi="Arial" w:cs="Arial"/>
        </w:rPr>
        <w:t>.</w:t>
      </w:r>
    </w:p>
    <w:p w14:paraId="679DD0CF" w14:textId="22DBF324" w:rsidR="002E6CD1" w:rsidRDefault="002E6CD1" w:rsidP="006F03E5">
      <w:pPr>
        <w:pStyle w:val="ListParagraph"/>
        <w:numPr>
          <w:ilvl w:val="0"/>
          <w:numId w:val="21"/>
        </w:numPr>
        <w:spacing w:after="200" w:line="276" w:lineRule="auto"/>
        <w:rPr>
          <w:rFonts w:ascii="Arial" w:hAnsi="Arial" w:cs="Arial"/>
        </w:rPr>
      </w:pPr>
      <w:r>
        <w:rPr>
          <w:rFonts w:ascii="Arial" w:hAnsi="Arial" w:cs="Arial"/>
        </w:rPr>
        <w:t>Interpretation</w:t>
      </w:r>
      <w:r w:rsidR="00596AA4">
        <w:rPr>
          <w:rFonts w:ascii="Arial" w:hAnsi="Arial" w:cs="Arial"/>
        </w:rPr>
        <w:t>:</w:t>
      </w:r>
    </w:p>
    <w:p w14:paraId="2C607B7A" w14:textId="77777777" w:rsidR="002E6CD1" w:rsidRDefault="002E6CD1" w:rsidP="006F03E5">
      <w:pPr>
        <w:pStyle w:val="ListParagraph"/>
        <w:numPr>
          <w:ilvl w:val="1"/>
          <w:numId w:val="21"/>
        </w:numPr>
        <w:spacing w:after="200" w:line="276" w:lineRule="auto"/>
        <w:rPr>
          <w:rFonts w:ascii="Arial" w:hAnsi="Arial" w:cs="Arial"/>
        </w:rPr>
      </w:pPr>
      <w:r>
        <w:rPr>
          <w:rFonts w:ascii="Arial" w:hAnsi="Arial" w:cs="Arial"/>
        </w:rPr>
        <w:t>-2 means that you should transform Y by raising it to the -2 power (1/Y</w:t>
      </w:r>
      <w:r w:rsidRPr="002E6CD1">
        <w:rPr>
          <w:rFonts w:ascii="Arial" w:hAnsi="Arial" w:cs="Arial"/>
          <w:vertAlign w:val="superscript"/>
        </w:rPr>
        <w:t>2</w:t>
      </w:r>
      <w:r>
        <w:rPr>
          <w:rFonts w:ascii="Arial" w:hAnsi="Arial" w:cs="Arial"/>
        </w:rPr>
        <w:t>)</w:t>
      </w:r>
    </w:p>
    <w:p w14:paraId="0C6DCED7" w14:textId="77777777" w:rsidR="002E6CD1" w:rsidRDefault="002E6CD1" w:rsidP="006F03E5">
      <w:pPr>
        <w:pStyle w:val="ListParagraph"/>
        <w:numPr>
          <w:ilvl w:val="1"/>
          <w:numId w:val="21"/>
        </w:numPr>
        <w:spacing w:after="200" w:line="276" w:lineRule="auto"/>
        <w:rPr>
          <w:rFonts w:ascii="Arial" w:hAnsi="Arial" w:cs="Arial"/>
        </w:rPr>
      </w:pPr>
      <w:r>
        <w:rPr>
          <w:rFonts w:ascii="Arial" w:hAnsi="Arial" w:cs="Arial"/>
        </w:rPr>
        <w:t>-1 means that you should transform Y by raising it to the -1 power (1/Y)</w:t>
      </w:r>
    </w:p>
    <w:p w14:paraId="6BA4C793" w14:textId="77777777" w:rsidR="002E6CD1" w:rsidRDefault="002E6CD1" w:rsidP="006F03E5">
      <w:pPr>
        <w:pStyle w:val="ListParagraph"/>
        <w:numPr>
          <w:ilvl w:val="1"/>
          <w:numId w:val="21"/>
        </w:numPr>
        <w:spacing w:after="200" w:line="276" w:lineRule="auto"/>
        <w:rPr>
          <w:rFonts w:ascii="Arial" w:hAnsi="Arial" w:cs="Arial"/>
        </w:rPr>
      </w:pPr>
      <w:r>
        <w:rPr>
          <w:rFonts w:ascii="Arial" w:hAnsi="Arial" w:cs="Arial"/>
        </w:rPr>
        <w:t>0 means that you should transform Y by taking the logarithm (log(Y))</w:t>
      </w:r>
    </w:p>
    <w:p w14:paraId="2B893875" w14:textId="77777777" w:rsidR="002E6CD1" w:rsidRDefault="002E6CD1" w:rsidP="006F03E5">
      <w:pPr>
        <w:pStyle w:val="ListParagraph"/>
        <w:numPr>
          <w:ilvl w:val="1"/>
          <w:numId w:val="21"/>
        </w:numPr>
        <w:spacing w:after="200" w:line="276" w:lineRule="auto"/>
        <w:rPr>
          <w:rFonts w:ascii="Arial" w:hAnsi="Arial" w:cs="Arial"/>
        </w:rPr>
      </w:pPr>
      <w:r>
        <w:rPr>
          <w:rFonts w:ascii="Arial" w:hAnsi="Arial" w:cs="Arial"/>
        </w:rPr>
        <w:t>1 means that you should raise Y to the 1 power (Y)</w:t>
      </w:r>
    </w:p>
    <w:p w14:paraId="4A47A344" w14:textId="77777777" w:rsidR="002E6CD1" w:rsidRDefault="002E6CD1" w:rsidP="006F03E5">
      <w:pPr>
        <w:pStyle w:val="ListParagraph"/>
        <w:numPr>
          <w:ilvl w:val="1"/>
          <w:numId w:val="21"/>
        </w:numPr>
        <w:spacing w:after="200" w:line="276" w:lineRule="auto"/>
        <w:rPr>
          <w:rFonts w:ascii="Arial" w:hAnsi="Arial" w:cs="Arial"/>
        </w:rPr>
      </w:pPr>
      <w:r>
        <w:rPr>
          <w:rFonts w:ascii="Arial" w:hAnsi="Arial" w:cs="Arial"/>
        </w:rPr>
        <w:t xml:space="preserve">2 means that you should raise Y to the 2 </w:t>
      </w:r>
      <w:proofErr w:type="gramStart"/>
      <w:r>
        <w:rPr>
          <w:rFonts w:ascii="Arial" w:hAnsi="Arial" w:cs="Arial"/>
        </w:rPr>
        <w:t>power</w:t>
      </w:r>
      <w:proofErr w:type="gramEnd"/>
      <w:r>
        <w:rPr>
          <w:rFonts w:ascii="Arial" w:hAnsi="Arial" w:cs="Arial"/>
        </w:rPr>
        <w:t xml:space="preserve"> (Y</w:t>
      </w:r>
      <w:r w:rsidRPr="002E6CD1">
        <w:rPr>
          <w:rFonts w:ascii="Arial" w:hAnsi="Arial" w:cs="Arial"/>
          <w:vertAlign w:val="superscript"/>
        </w:rPr>
        <w:t>2</w:t>
      </w:r>
      <w:r>
        <w:rPr>
          <w:rFonts w:ascii="Arial" w:hAnsi="Arial" w:cs="Arial"/>
        </w:rPr>
        <w:t>)</w:t>
      </w:r>
    </w:p>
    <w:p w14:paraId="394F3B79" w14:textId="765DE5FD" w:rsidR="007424FC" w:rsidRDefault="007424FC" w:rsidP="006F03E5">
      <w:pPr>
        <w:pStyle w:val="ListParagraph"/>
        <w:numPr>
          <w:ilvl w:val="0"/>
          <w:numId w:val="21"/>
        </w:numPr>
        <w:spacing w:after="200" w:line="276" w:lineRule="auto"/>
        <w:rPr>
          <w:rFonts w:ascii="Arial" w:hAnsi="Arial" w:cs="Arial"/>
        </w:rPr>
      </w:pPr>
      <w:r>
        <w:rPr>
          <w:rFonts w:ascii="Arial" w:hAnsi="Arial" w:cs="Arial"/>
        </w:rPr>
        <w:t xml:space="preserve">What should the transformation of our variable </w:t>
      </w:r>
      <w:r w:rsidR="00A1227C">
        <w:rPr>
          <w:rFonts w:ascii="Arial" w:hAnsi="Arial" w:cs="Arial"/>
        </w:rPr>
        <w:t>“</w:t>
      </w:r>
      <w:r>
        <w:rPr>
          <w:rFonts w:ascii="Arial" w:hAnsi="Arial" w:cs="Arial"/>
        </w:rPr>
        <w:t>move</w:t>
      </w:r>
      <w:r w:rsidR="00A1227C">
        <w:rPr>
          <w:rFonts w:ascii="Arial" w:hAnsi="Arial" w:cs="Arial"/>
        </w:rPr>
        <w:t>”</w:t>
      </w:r>
      <w:r>
        <w:rPr>
          <w:rFonts w:ascii="Arial" w:hAnsi="Arial" w:cs="Arial"/>
        </w:rPr>
        <w:t xml:space="preserve"> be?</w:t>
      </w:r>
    </w:p>
    <w:p w14:paraId="2FA96DA5" w14:textId="77777777" w:rsidR="003C1E39" w:rsidRPr="003C1E39" w:rsidRDefault="00C76765" w:rsidP="00C76765">
      <w:pPr>
        <w:spacing w:after="200" w:line="276" w:lineRule="auto"/>
        <w:jc w:val="center"/>
        <w:rPr>
          <w:rFonts w:ascii="Arial" w:hAnsi="Arial" w:cs="Arial"/>
        </w:rPr>
      </w:pPr>
      <w:r>
        <w:rPr>
          <w:noProof/>
        </w:rPr>
        <w:drawing>
          <wp:inline distT="0" distB="0" distL="0" distR="0" wp14:anchorId="600CA90B" wp14:editId="07226CED">
            <wp:extent cx="1918448" cy="2348545"/>
            <wp:effectExtent l="0" t="0" r="5715" b="0"/>
            <wp:docPr id="56" name="Picture 56" descr="Box-Cox maximum likelihood graph of 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Box-Cox maximum likelihood graph of lambda"/>
                    <pic:cNvPicPr/>
                  </pic:nvPicPr>
                  <pic:blipFill>
                    <a:blip r:embed="rId27"/>
                    <a:stretch>
                      <a:fillRect/>
                    </a:stretch>
                  </pic:blipFill>
                  <pic:spPr>
                    <a:xfrm>
                      <a:off x="0" y="0"/>
                      <a:ext cx="1952219" cy="2389888"/>
                    </a:xfrm>
                    <a:prstGeom prst="rect">
                      <a:avLst/>
                    </a:prstGeom>
                  </pic:spPr>
                </pic:pic>
              </a:graphicData>
            </a:graphic>
          </wp:inline>
        </w:drawing>
      </w:r>
    </w:p>
    <w:p w14:paraId="134A9999" w14:textId="0BFE5A14" w:rsidR="00FD7CF8" w:rsidRDefault="00FD7CF8" w:rsidP="007F7CA7">
      <w:pPr>
        <w:keepNext/>
        <w:spacing w:after="200" w:line="276" w:lineRule="auto"/>
        <w:rPr>
          <w:rFonts w:ascii="Arial" w:hAnsi="Arial" w:cs="Arial"/>
          <w:b/>
        </w:rPr>
      </w:pPr>
      <w:r>
        <w:rPr>
          <w:rFonts w:ascii="Arial" w:hAnsi="Arial" w:cs="Arial"/>
          <w:b/>
        </w:rPr>
        <w:lastRenderedPageBreak/>
        <w:t xml:space="preserve">Testing the </w:t>
      </w:r>
      <w:r w:rsidR="00596AA4">
        <w:rPr>
          <w:rFonts w:ascii="Arial" w:hAnsi="Arial" w:cs="Arial"/>
          <w:b/>
        </w:rPr>
        <w:t>E</w:t>
      </w:r>
      <w:r>
        <w:rPr>
          <w:rFonts w:ascii="Arial" w:hAnsi="Arial" w:cs="Arial"/>
          <w:b/>
        </w:rPr>
        <w:t xml:space="preserve">quation after </w:t>
      </w:r>
      <w:r w:rsidR="00596AA4">
        <w:rPr>
          <w:rFonts w:ascii="Arial" w:hAnsi="Arial" w:cs="Arial"/>
          <w:b/>
        </w:rPr>
        <w:t>C</w:t>
      </w:r>
      <w:r>
        <w:rPr>
          <w:rFonts w:ascii="Arial" w:hAnsi="Arial" w:cs="Arial"/>
          <w:b/>
        </w:rPr>
        <w:t xml:space="preserve">orrection for </w:t>
      </w:r>
      <w:r w:rsidR="00596AA4">
        <w:rPr>
          <w:rFonts w:ascii="Arial" w:hAnsi="Arial" w:cs="Arial"/>
          <w:b/>
        </w:rPr>
        <w:t>N</w:t>
      </w:r>
      <w:r>
        <w:rPr>
          <w:rFonts w:ascii="Arial" w:hAnsi="Arial" w:cs="Arial"/>
          <w:b/>
        </w:rPr>
        <w:t>onlinearity in Y</w:t>
      </w:r>
    </w:p>
    <w:p w14:paraId="2C38D3CC" w14:textId="0F3AA0A5" w:rsidR="00FD7CF8" w:rsidRDefault="00FD7CF8" w:rsidP="006F03E5">
      <w:pPr>
        <w:pStyle w:val="ListParagraph"/>
        <w:numPr>
          <w:ilvl w:val="0"/>
          <w:numId w:val="26"/>
        </w:numPr>
        <w:spacing w:after="200" w:line="276" w:lineRule="auto"/>
        <w:rPr>
          <w:rFonts w:ascii="Arial" w:hAnsi="Arial" w:cs="Arial"/>
        </w:rPr>
      </w:pPr>
      <w:r>
        <w:rPr>
          <w:rFonts w:ascii="Arial" w:hAnsi="Arial" w:cs="Arial"/>
        </w:rPr>
        <w:t xml:space="preserve">Next, run the linear regression for </w:t>
      </w:r>
      <w:proofErr w:type="spellStart"/>
      <w:r>
        <w:rPr>
          <w:rFonts w:ascii="Arial" w:hAnsi="Arial" w:cs="Arial"/>
        </w:rPr>
        <w:t>logmove</w:t>
      </w:r>
      <w:proofErr w:type="spellEnd"/>
      <w:r>
        <w:rPr>
          <w:rFonts w:ascii="Arial" w:hAnsi="Arial" w:cs="Arial"/>
        </w:rPr>
        <w:t xml:space="preserve"> instead of move</w:t>
      </w:r>
      <w:r w:rsidR="00596AA4">
        <w:rPr>
          <w:rFonts w:ascii="Arial" w:hAnsi="Arial" w:cs="Arial"/>
        </w:rPr>
        <w:t>.</w:t>
      </w:r>
    </w:p>
    <w:p w14:paraId="2C53F5FE" w14:textId="057D0AFD" w:rsidR="00FD7CF8" w:rsidRDefault="00FD7CF8" w:rsidP="006F03E5">
      <w:pPr>
        <w:pStyle w:val="ListParagraph"/>
        <w:numPr>
          <w:ilvl w:val="0"/>
          <w:numId w:val="26"/>
        </w:numPr>
        <w:rPr>
          <w:rFonts w:ascii="Arial" w:hAnsi="Arial" w:cs="Arial"/>
        </w:rPr>
      </w:pPr>
      <w:r>
        <w:rPr>
          <w:rFonts w:ascii="Arial" w:hAnsi="Arial" w:cs="Arial"/>
        </w:rPr>
        <w:t>Click on Statistics, Fit Models, Linear Regression</w:t>
      </w:r>
      <w:r w:rsidR="00596AA4">
        <w:rPr>
          <w:rFonts w:ascii="Arial" w:hAnsi="Arial" w:cs="Arial"/>
        </w:rPr>
        <w:t>.</w:t>
      </w:r>
    </w:p>
    <w:p w14:paraId="2C10D28A" w14:textId="0DF8A56C" w:rsidR="00FD7CF8" w:rsidRDefault="00FD7CF8" w:rsidP="006F03E5">
      <w:pPr>
        <w:pStyle w:val="ListParagraph"/>
        <w:numPr>
          <w:ilvl w:val="0"/>
          <w:numId w:val="26"/>
        </w:numPr>
        <w:rPr>
          <w:rFonts w:ascii="Arial" w:hAnsi="Arial" w:cs="Arial"/>
        </w:rPr>
      </w:pPr>
      <w:r>
        <w:rPr>
          <w:rFonts w:ascii="Arial" w:hAnsi="Arial" w:cs="Arial"/>
        </w:rPr>
        <w:t xml:space="preserve">For response variable, click on </w:t>
      </w:r>
      <w:proofErr w:type="spellStart"/>
      <w:r>
        <w:rPr>
          <w:rFonts w:ascii="Arial" w:hAnsi="Arial" w:cs="Arial"/>
        </w:rPr>
        <w:t>logmove</w:t>
      </w:r>
      <w:proofErr w:type="spellEnd"/>
      <w:r w:rsidR="00596AA4">
        <w:rPr>
          <w:rFonts w:ascii="Arial" w:hAnsi="Arial" w:cs="Arial"/>
        </w:rPr>
        <w:t>.</w:t>
      </w:r>
    </w:p>
    <w:p w14:paraId="1C69B3A1" w14:textId="2362CF95" w:rsidR="00FD7CF8" w:rsidRDefault="00FD7CF8" w:rsidP="006F03E5">
      <w:pPr>
        <w:pStyle w:val="ListParagraph"/>
        <w:numPr>
          <w:ilvl w:val="0"/>
          <w:numId w:val="26"/>
        </w:numPr>
        <w:rPr>
          <w:rFonts w:ascii="Arial" w:hAnsi="Arial" w:cs="Arial"/>
        </w:rPr>
      </w:pPr>
      <w:r>
        <w:rPr>
          <w:rFonts w:ascii="Arial" w:hAnsi="Arial" w:cs="Arial"/>
        </w:rPr>
        <w:t>For explanatory variables, hold down the control key and click on AGE60, INCOME, price</w:t>
      </w:r>
      <w:r w:rsidR="00596AA4">
        <w:rPr>
          <w:rFonts w:ascii="Arial" w:hAnsi="Arial" w:cs="Arial"/>
        </w:rPr>
        <w:t>.</w:t>
      </w:r>
    </w:p>
    <w:p w14:paraId="6C4BA05D" w14:textId="73A540F4" w:rsidR="00FD7CF8" w:rsidRDefault="00FD7CF8" w:rsidP="006F03E5">
      <w:pPr>
        <w:pStyle w:val="ListParagraph"/>
        <w:numPr>
          <w:ilvl w:val="0"/>
          <w:numId w:val="26"/>
        </w:numPr>
        <w:spacing w:after="200" w:line="276" w:lineRule="auto"/>
        <w:rPr>
          <w:rFonts w:ascii="Arial" w:hAnsi="Arial" w:cs="Arial"/>
        </w:rPr>
      </w:pPr>
      <w:r>
        <w:rPr>
          <w:rFonts w:ascii="Arial" w:hAnsi="Arial" w:cs="Arial"/>
        </w:rPr>
        <w:t>Click OK</w:t>
      </w:r>
      <w:r w:rsidR="00596AA4">
        <w:rPr>
          <w:rFonts w:ascii="Arial" w:hAnsi="Arial" w:cs="Arial"/>
        </w:rPr>
        <w:t>.</w:t>
      </w:r>
    </w:p>
    <w:p w14:paraId="39AE519E" w14:textId="4C5DDB47" w:rsidR="00FD7CF8" w:rsidRDefault="00FD7CF8" w:rsidP="00FD7CF8">
      <w:pPr>
        <w:spacing w:after="200" w:line="276" w:lineRule="auto"/>
        <w:rPr>
          <w:rFonts w:ascii="Arial" w:hAnsi="Arial" w:cs="Arial"/>
        </w:rPr>
      </w:pPr>
      <w:r>
        <w:rPr>
          <w:rFonts w:ascii="Arial" w:hAnsi="Arial" w:cs="Arial"/>
          <w:noProof/>
        </w:rPr>
        <w:drawing>
          <wp:inline distT="0" distB="0" distL="0" distR="0" wp14:anchorId="4C9DA724" wp14:editId="46BF3944">
            <wp:extent cx="5477510" cy="4374515"/>
            <wp:effectExtent l="0" t="0" r="8890" b="6985"/>
            <wp:docPr id="3" name="Picture 3" descr="RESET test of non-linea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ESET test of non-linearit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7510" cy="4374515"/>
                    </a:xfrm>
                    <a:prstGeom prst="rect">
                      <a:avLst/>
                    </a:prstGeom>
                    <a:noFill/>
                    <a:ln>
                      <a:noFill/>
                    </a:ln>
                  </pic:spPr>
                </pic:pic>
              </a:graphicData>
            </a:graphic>
          </wp:inline>
        </w:drawing>
      </w:r>
    </w:p>
    <w:p w14:paraId="47B223B6" w14:textId="0FA2FF6F" w:rsidR="00AF7B84" w:rsidRDefault="00AF7B84" w:rsidP="006F03E5">
      <w:pPr>
        <w:pStyle w:val="ListParagraph"/>
        <w:numPr>
          <w:ilvl w:val="0"/>
          <w:numId w:val="26"/>
        </w:numPr>
        <w:spacing w:after="200" w:line="276" w:lineRule="auto"/>
        <w:rPr>
          <w:rFonts w:ascii="Arial" w:hAnsi="Arial" w:cs="Arial"/>
        </w:rPr>
      </w:pPr>
      <w:r>
        <w:rPr>
          <w:rFonts w:ascii="Arial" w:hAnsi="Arial" w:cs="Arial"/>
        </w:rPr>
        <w:t>The R-squared for logmove~AGE60+INCOME+price is 0.2002</w:t>
      </w:r>
      <w:r w:rsidR="00596AA4">
        <w:rPr>
          <w:rFonts w:ascii="Arial" w:hAnsi="Arial" w:cs="Arial"/>
        </w:rPr>
        <w:t>.</w:t>
      </w:r>
    </w:p>
    <w:p w14:paraId="5711E25B" w14:textId="37D279CC" w:rsidR="0027009C" w:rsidRPr="00AF7B84" w:rsidRDefault="0027009C" w:rsidP="006F03E5">
      <w:pPr>
        <w:pStyle w:val="ListParagraph"/>
        <w:numPr>
          <w:ilvl w:val="0"/>
          <w:numId w:val="26"/>
        </w:numPr>
        <w:spacing w:after="200" w:line="276" w:lineRule="auto"/>
        <w:rPr>
          <w:rFonts w:ascii="Arial" w:hAnsi="Arial" w:cs="Arial"/>
        </w:rPr>
      </w:pPr>
      <w:r>
        <w:rPr>
          <w:rFonts w:ascii="Arial" w:hAnsi="Arial" w:cs="Arial"/>
        </w:rPr>
        <w:t>Run the RESET test again. Do we still have nonlinearity?</w:t>
      </w:r>
    </w:p>
    <w:p w14:paraId="675366F4" w14:textId="69722754" w:rsidR="00597C47" w:rsidRDefault="00FD7CF8" w:rsidP="00597C47">
      <w:pPr>
        <w:spacing w:after="200" w:line="276" w:lineRule="auto"/>
        <w:rPr>
          <w:rFonts w:ascii="Arial" w:hAnsi="Arial" w:cs="Arial"/>
          <w:b/>
          <w:bCs/>
        </w:rPr>
      </w:pPr>
      <w:r>
        <w:rPr>
          <w:rFonts w:ascii="Arial" w:hAnsi="Arial" w:cs="Arial"/>
          <w:b/>
          <w:bCs/>
        </w:rPr>
        <w:br w:type="page"/>
      </w:r>
      <w:r w:rsidR="001409E7">
        <w:rPr>
          <w:rFonts w:ascii="Arial" w:hAnsi="Arial" w:cs="Arial"/>
          <w:b/>
          <w:bCs/>
        </w:rPr>
        <w:lastRenderedPageBreak/>
        <w:t xml:space="preserve">9.3.4 R: </w:t>
      </w:r>
      <w:r w:rsidR="00597C47" w:rsidRPr="00597C47">
        <w:rPr>
          <w:rFonts w:ascii="Arial" w:hAnsi="Arial" w:cs="Arial"/>
          <w:b/>
          <w:bCs/>
        </w:rPr>
        <w:t>Box-</w:t>
      </w:r>
      <w:r w:rsidR="00597C47">
        <w:rPr>
          <w:rFonts w:ascii="Arial" w:hAnsi="Arial" w:cs="Arial"/>
          <w:b/>
          <w:bCs/>
        </w:rPr>
        <w:t>Tidwell</w:t>
      </w:r>
      <w:r w:rsidR="00597C47" w:rsidRPr="00597C47">
        <w:rPr>
          <w:rFonts w:ascii="Arial" w:hAnsi="Arial" w:cs="Arial"/>
          <w:b/>
          <w:bCs/>
        </w:rPr>
        <w:t xml:space="preserve"> </w:t>
      </w:r>
      <w:r w:rsidR="00596AA4">
        <w:rPr>
          <w:rFonts w:ascii="Arial" w:hAnsi="Arial" w:cs="Arial"/>
          <w:b/>
          <w:bCs/>
        </w:rPr>
        <w:t>C</w:t>
      </w:r>
      <w:r w:rsidR="00597C47" w:rsidRPr="00597C47">
        <w:rPr>
          <w:rFonts w:ascii="Arial" w:hAnsi="Arial" w:cs="Arial"/>
          <w:b/>
          <w:bCs/>
        </w:rPr>
        <w:t xml:space="preserve">orrection for the </w:t>
      </w:r>
      <w:r w:rsidR="00597C47">
        <w:rPr>
          <w:rFonts w:ascii="Arial" w:hAnsi="Arial" w:cs="Arial"/>
          <w:b/>
          <w:bCs/>
        </w:rPr>
        <w:t>X</w:t>
      </w:r>
      <w:r w:rsidR="00597C47" w:rsidRPr="00597C47">
        <w:rPr>
          <w:rFonts w:ascii="Arial" w:hAnsi="Arial" w:cs="Arial"/>
          <w:b/>
          <w:bCs/>
        </w:rPr>
        <w:t>-</w:t>
      </w:r>
      <w:r w:rsidR="00596AA4">
        <w:rPr>
          <w:rFonts w:ascii="Arial" w:hAnsi="Arial" w:cs="Arial"/>
          <w:b/>
          <w:bCs/>
        </w:rPr>
        <w:t>V</w:t>
      </w:r>
      <w:r w:rsidR="00597C47" w:rsidRPr="00597C47">
        <w:rPr>
          <w:rFonts w:ascii="Arial" w:hAnsi="Arial" w:cs="Arial"/>
          <w:b/>
          <w:bCs/>
        </w:rPr>
        <w:t>ariable</w:t>
      </w:r>
    </w:p>
    <w:p w14:paraId="7564C239" w14:textId="0C7DE263" w:rsidR="00597C47" w:rsidRPr="00597C47" w:rsidRDefault="00597C47" w:rsidP="00597C47">
      <w:pPr>
        <w:spacing w:after="200" w:line="276" w:lineRule="auto"/>
        <w:rPr>
          <w:rFonts w:ascii="Arial" w:hAnsi="Arial" w:cs="Arial"/>
        </w:rPr>
      </w:pPr>
      <w:r>
        <w:rPr>
          <w:rFonts w:ascii="Arial" w:hAnsi="Arial" w:cs="Arial"/>
        </w:rPr>
        <w:t>After correcting for any nonlinearity in the Y-variable, next correct for nonlinearity in the X-</w:t>
      </w:r>
      <w:r w:rsidRPr="00597C47">
        <w:rPr>
          <w:rFonts w:ascii="Arial" w:hAnsi="Arial" w:cs="Arial"/>
        </w:rPr>
        <w:t>variable. The Box-Tidwell technique (</w:t>
      </w:r>
      <w:r w:rsidRPr="00597C47">
        <w:rPr>
          <w:rStyle w:val="Emphasis"/>
          <w:rFonts w:ascii="Arial" w:hAnsi="Arial" w:cs="Arial"/>
          <w:i w:val="0"/>
          <w:iCs w:val="0"/>
        </w:rPr>
        <w:t>George Box</w:t>
      </w:r>
      <w:r w:rsidRPr="00597C47">
        <w:rPr>
          <w:rStyle w:val="st"/>
          <w:rFonts w:ascii="Arial" w:hAnsi="Arial" w:cs="Arial"/>
        </w:rPr>
        <w:t xml:space="preserve"> and P.</w:t>
      </w:r>
      <w:r w:rsidR="000B78B0">
        <w:rPr>
          <w:rStyle w:val="st"/>
          <w:rFonts w:ascii="Arial" w:hAnsi="Arial" w:cs="Arial"/>
        </w:rPr>
        <w:t xml:space="preserve"> </w:t>
      </w:r>
      <w:r w:rsidRPr="00597C47">
        <w:rPr>
          <w:rStyle w:val="st"/>
          <w:rFonts w:ascii="Arial" w:hAnsi="Arial" w:cs="Arial"/>
        </w:rPr>
        <w:t xml:space="preserve">W. </w:t>
      </w:r>
      <w:r w:rsidRPr="00597C47">
        <w:rPr>
          <w:rStyle w:val="Emphasis"/>
          <w:rFonts w:ascii="Arial" w:hAnsi="Arial" w:cs="Arial"/>
          <w:i w:val="0"/>
          <w:iCs w:val="0"/>
        </w:rPr>
        <w:t>Tidwell</w:t>
      </w:r>
      <w:r>
        <w:rPr>
          <w:rStyle w:val="Emphasis"/>
          <w:rFonts w:ascii="Arial" w:hAnsi="Arial" w:cs="Arial"/>
          <w:i w:val="0"/>
          <w:iCs w:val="0"/>
        </w:rPr>
        <w:t xml:space="preserve"> </w:t>
      </w:r>
      <w:r w:rsidRPr="00597C47">
        <w:rPr>
          <w:rStyle w:val="st"/>
          <w:rFonts w:ascii="Arial" w:hAnsi="Arial" w:cs="Arial"/>
        </w:rPr>
        <w:t>1962)</w:t>
      </w:r>
      <w:r>
        <w:rPr>
          <w:rStyle w:val="st"/>
          <w:rFonts w:ascii="Arial" w:hAnsi="Arial" w:cs="Arial"/>
        </w:rPr>
        <w:t xml:space="preserve"> corrects for nonlinear independent variables.</w:t>
      </w:r>
    </w:p>
    <w:p w14:paraId="3F01AD0D" w14:textId="7069E4B0" w:rsidR="00597C47" w:rsidRDefault="00597C47" w:rsidP="006F03E5">
      <w:pPr>
        <w:pStyle w:val="ListParagraph"/>
        <w:numPr>
          <w:ilvl w:val="0"/>
          <w:numId w:val="25"/>
        </w:numPr>
        <w:spacing w:after="200" w:line="276" w:lineRule="auto"/>
        <w:rPr>
          <w:rFonts w:ascii="Arial" w:hAnsi="Arial" w:cs="Arial"/>
        </w:rPr>
      </w:pPr>
      <w:r>
        <w:rPr>
          <w:rFonts w:ascii="Arial" w:hAnsi="Arial" w:cs="Arial"/>
        </w:rPr>
        <w:t xml:space="preserve">In the </w:t>
      </w:r>
      <w:proofErr w:type="spellStart"/>
      <w:r>
        <w:rPr>
          <w:rFonts w:ascii="Arial" w:hAnsi="Arial" w:cs="Arial"/>
        </w:rPr>
        <w:t>RGui</w:t>
      </w:r>
      <w:proofErr w:type="spellEnd"/>
      <w:r>
        <w:rPr>
          <w:rFonts w:ascii="Arial" w:hAnsi="Arial" w:cs="Arial"/>
        </w:rPr>
        <w:t xml:space="preserve"> screen, </w:t>
      </w:r>
      <w:r w:rsidR="008A64EA">
        <w:rPr>
          <w:rFonts w:ascii="Arial" w:hAnsi="Arial" w:cs="Arial"/>
        </w:rPr>
        <w:t>type:</w:t>
      </w:r>
    </w:p>
    <w:p w14:paraId="29772A8D" w14:textId="77777777" w:rsidR="002A7256" w:rsidRDefault="002A7256" w:rsidP="002A7256">
      <w:pPr>
        <w:pStyle w:val="ListParagraph"/>
        <w:spacing w:after="200" w:line="276" w:lineRule="auto"/>
        <w:rPr>
          <w:rFonts w:ascii="Arial" w:hAnsi="Arial" w:cs="Arial"/>
        </w:rPr>
      </w:pPr>
    </w:p>
    <w:p w14:paraId="2149C3A0" w14:textId="5BA82B61" w:rsidR="00597C47" w:rsidRDefault="00597C47" w:rsidP="00597C47">
      <w:pPr>
        <w:pStyle w:val="ListParagraph"/>
        <w:spacing w:after="200" w:line="276" w:lineRule="auto"/>
        <w:rPr>
          <w:rFonts w:ascii="Arial" w:hAnsi="Arial" w:cs="Arial"/>
        </w:rPr>
      </w:pPr>
      <w:proofErr w:type="spellStart"/>
      <w:proofErr w:type="gramStart"/>
      <w:r>
        <w:rPr>
          <w:rFonts w:ascii="Arial" w:hAnsi="Arial" w:cs="Arial"/>
        </w:rPr>
        <w:t>install.packages</w:t>
      </w:r>
      <w:proofErr w:type="spellEnd"/>
      <w:proofErr w:type="gramEnd"/>
      <w:r>
        <w:rPr>
          <w:rFonts w:ascii="Arial" w:hAnsi="Arial" w:cs="Arial"/>
        </w:rPr>
        <w:t>(</w:t>
      </w:r>
      <w:r w:rsidR="00A1227C" w:rsidRPr="00A1227C">
        <w:rPr>
          <w:rFonts w:ascii="Arial" w:hAnsi="Arial" w:cs="Arial"/>
        </w:rPr>
        <w:t>"</w:t>
      </w:r>
      <w:r>
        <w:rPr>
          <w:rFonts w:ascii="Arial" w:hAnsi="Arial" w:cs="Arial"/>
        </w:rPr>
        <w:t>car</w:t>
      </w:r>
      <w:r w:rsidR="00A1227C" w:rsidRPr="00A1227C">
        <w:rPr>
          <w:rFonts w:ascii="Arial" w:hAnsi="Arial" w:cs="Arial"/>
        </w:rPr>
        <w:t>"</w:t>
      </w:r>
      <w:r>
        <w:rPr>
          <w:rFonts w:ascii="Arial" w:hAnsi="Arial" w:cs="Arial"/>
        </w:rPr>
        <w:t>, dependencies=TRUE)</w:t>
      </w:r>
    </w:p>
    <w:p w14:paraId="5D94FF01" w14:textId="77777777" w:rsidR="002A7256" w:rsidRDefault="002A7256" w:rsidP="00597C47">
      <w:pPr>
        <w:pStyle w:val="ListParagraph"/>
        <w:spacing w:after="200" w:line="276" w:lineRule="auto"/>
        <w:rPr>
          <w:rFonts w:ascii="Arial" w:hAnsi="Arial" w:cs="Arial"/>
        </w:rPr>
      </w:pPr>
    </w:p>
    <w:p w14:paraId="4E8F40D4" w14:textId="3807B03E" w:rsidR="00ED769B" w:rsidRDefault="00597C47" w:rsidP="006F03E5">
      <w:pPr>
        <w:pStyle w:val="ListParagraph"/>
        <w:numPr>
          <w:ilvl w:val="0"/>
          <w:numId w:val="25"/>
        </w:numPr>
        <w:spacing w:after="200" w:line="276" w:lineRule="auto"/>
        <w:rPr>
          <w:rFonts w:ascii="Arial" w:hAnsi="Arial" w:cs="Arial"/>
        </w:rPr>
      </w:pPr>
      <w:r>
        <w:rPr>
          <w:rFonts w:ascii="Arial" w:hAnsi="Arial" w:cs="Arial"/>
        </w:rPr>
        <w:t>Type</w:t>
      </w:r>
      <w:r w:rsidR="00ED769B">
        <w:rPr>
          <w:rFonts w:ascii="Arial" w:hAnsi="Arial" w:cs="Arial"/>
        </w:rPr>
        <w:t>:</w:t>
      </w:r>
    </w:p>
    <w:p w14:paraId="1A00FD10" w14:textId="77777777" w:rsidR="002A7256" w:rsidRDefault="002A7256" w:rsidP="002A7256">
      <w:pPr>
        <w:pStyle w:val="ListParagraph"/>
        <w:spacing w:after="200" w:line="276" w:lineRule="auto"/>
        <w:rPr>
          <w:rFonts w:ascii="Arial" w:hAnsi="Arial" w:cs="Arial"/>
        </w:rPr>
      </w:pPr>
    </w:p>
    <w:p w14:paraId="25E29DEE" w14:textId="32F90DAE" w:rsidR="00597C47" w:rsidRDefault="00597C47" w:rsidP="00ED769B">
      <w:pPr>
        <w:pStyle w:val="ListParagraph"/>
        <w:spacing w:after="200" w:line="276" w:lineRule="auto"/>
        <w:rPr>
          <w:rFonts w:ascii="Arial" w:hAnsi="Arial" w:cs="Arial"/>
        </w:rPr>
      </w:pPr>
      <w:r>
        <w:rPr>
          <w:rFonts w:ascii="Arial" w:hAnsi="Arial" w:cs="Arial"/>
        </w:rPr>
        <w:t xml:space="preserve"> library(car)</w:t>
      </w:r>
    </w:p>
    <w:p w14:paraId="178E8EE6" w14:textId="77777777" w:rsidR="002A7256" w:rsidRDefault="002A7256" w:rsidP="00ED769B">
      <w:pPr>
        <w:pStyle w:val="ListParagraph"/>
        <w:spacing w:after="200" w:line="276" w:lineRule="auto"/>
        <w:rPr>
          <w:rFonts w:ascii="Arial" w:hAnsi="Arial" w:cs="Arial"/>
        </w:rPr>
      </w:pPr>
    </w:p>
    <w:p w14:paraId="01D16DE9" w14:textId="4B247648" w:rsidR="00597C47" w:rsidRDefault="00597C47" w:rsidP="006F03E5">
      <w:pPr>
        <w:pStyle w:val="ListParagraph"/>
        <w:numPr>
          <w:ilvl w:val="0"/>
          <w:numId w:val="25"/>
        </w:numPr>
        <w:spacing w:after="200" w:line="276" w:lineRule="auto"/>
        <w:rPr>
          <w:rFonts w:ascii="Arial" w:hAnsi="Arial" w:cs="Arial"/>
        </w:rPr>
      </w:pPr>
      <w:r>
        <w:rPr>
          <w:rFonts w:ascii="Arial" w:hAnsi="Arial" w:cs="Arial"/>
        </w:rPr>
        <w:t>Type the following command</w:t>
      </w:r>
      <w:r w:rsidR="000B78B0">
        <w:rPr>
          <w:rFonts w:ascii="Arial" w:hAnsi="Arial" w:cs="Arial"/>
        </w:rPr>
        <w:t>:</w:t>
      </w:r>
    </w:p>
    <w:p w14:paraId="11E2E47A" w14:textId="77777777" w:rsidR="00161CAA" w:rsidRDefault="00161CAA" w:rsidP="00597C47">
      <w:pPr>
        <w:pStyle w:val="ListParagraph"/>
        <w:spacing w:after="200" w:line="276" w:lineRule="auto"/>
        <w:rPr>
          <w:rFonts w:ascii="Arial" w:hAnsi="Arial" w:cs="Arial"/>
        </w:rPr>
      </w:pPr>
    </w:p>
    <w:p w14:paraId="5A722AD5" w14:textId="0C86FEDA" w:rsidR="00597C47" w:rsidRDefault="00597C47" w:rsidP="00597C47">
      <w:pPr>
        <w:pStyle w:val="ListParagraph"/>
        <w:spacing w:after="200" w:line="276" w:lineRule="auto"/>
        <w:rPr>
          <w:rFonts w:ascii="Arial" w:hAnsi="Arial" w:cs="Arial"/>
        </w:rPr>
      </w:pPr>
      <w:del w:id="1" w:author="Tim Tieng" w:date="2022-05-31T13:17:00Z">
        <w:r w:rsidRPr="00597C47" w:rsidDel="00C34462">
          <w:rPr>
            <w:rFonts w:ascii="Arial" w:hAnsi="Arial" w:cs="Arial"/>
          </w:rPr>
          <w:delText>boxTidwell(logmov</w:delText>
        </w:r>
        <w:r w:rsidDel="00C34462">
          <w:rPr>
            <w:rFonts w:ascii="Arial" w:hAnsi="Arial" w:cs="Arial"/>
          </w:rPr>
          <w:delText>e</w:delText>
        </w:r>
        <w:r w:rsidRPr="00597C47" w:rsidDel="00C34462">
          <w:rPr>
            <w:rFonts w:ascii="Arial" w:hAnsi="Arial" w:cs="Arial"/>
          </w:rPr>
          <w:delText>~price,</w:delText>
        </w:r>
        <w:r w:rsidDel="00C34462">
          <w:rPr>
            <w:rFonts w:ascii="Arial" w:hAnsi="Arial" w:cs="Arial"/>
          </w:rPr>
          <w:delText xml:space="preserve"> </w:delText>
        </w:r>
        <w:r w:rsidRPr="00597C47" w:rsidDel="00C34462">
          <w:rPr>
            <w:rFonts w:ascii="Arial" w:hAnsi="Arial" w:cs="Arial"/>
          </w:rPr>
          <w:delText>data=oj,</w:delText>
        </w:r>
        <w:r w:rsidDel="00C34462">
          <w:rPr>
            <w:rFonts w:ascii="Arial" w:hAnsi="Arial" w:cs="Arial"/>
          </w:rPr>
          <w:delText xml:space="preserve"> </w:delText>
        </w:r>
        <w:r w:rsidRPr="00597C47" w:rsidDel="00C34462">
          <w:rPr>
            <w:rFonts w:ascii="Arial" w:hAnsi="Arial" w:cs="Arial"/>
          </w:rPr>
          <w:delText>tol=0.001,</w:delText>
        </w:r>
        <w:r w:rsidDel="00C34462">
          <w:rPr>
            <w:rFonts w:ascii="Arial" w:hAnsi="Arial" w:cs="Arial"/>
          </w:rPr>
          <w:delText xml:space="preserve"> </w:delText>
        </w:r>
        <w:r w:rsidRPr="00597C47" w:rsidDel="00C34462">
          <w:rPr>
            <w:rFonts w:ascii="Arial" w:hAnsi="Arial" w:cs="Arial"/>
          </w:rPr>
          <w:delText>max.iter=25)</w:delText>
        </w:r>
      </w:del>
    </w:p>
    <w:p w14:paraId="3997863A" w14:textId="77777777" w:rsidR="00161CAA" w:rsidRDefault="00161CAA" w:rsidP="00597C47">
      <w:pPr>
        <w:pStyle w:val="ListParagraph"/>
        <w:spacing w:after="200" w:line="276" w:lineRule="auto"/>
        <w:rPr>
          <w:rFonts w:ascii="Arial" w:hAnsi="Arial" w:cs="Arial"/>
        </w:rPr>
      </w:pPr>
    </w:p>
    <w:p w14:paraId="68E20725" w14:textId="39E01EA4" w:rsidR="00597C47" w:rsidRDefault="00597C47" w:rsidP="006F03E5">
      <w:pPr>
        <w:pStyle w:val="ListParagraph"/>
        <w:numPr>
          <w:ilvl w:val="0"/>
          <w:numId w:val="25"/>
        </w:numPr>
        <w:spacing w:after="200" w:line="276" w:lineRule="auto"/>
        <w:rPr>
          <w:rFonts w:ascii="Arial" w:hAnsi="Arial" w:cs="Arial"/>
        </w:rPr>
      </w:pPr>
      <w:r>
        <w:rPr>
          <w:rFonts w:ascii="Arial" w:hAnsi="Arial" w:cs="Arial"/>
        </w:rPr>
        <w:t xml:space="preserve">The following components are necessary for </w:t>
      </w:r>
      <w:proofErr w:type="spellStart"/>
      <w:r w:rsidR="004F7D2A">
        <w:rPr>
          <w:rFonts w:ascii="Arial" w:hAnsi="Arial" w:cs="Arial"/>
        </w:rPr>
        <w:t>boxTidwell</w:t>
      </w:r>
      <w:proofErr w:type="spellEnd"/>
      <w:r w:rsidR="000B78B0">
        <w:rPr>
          <w:rFonts w:ascii="Arial" w:hAnsi="Arial" w:cs="Arial"/>
        </w:rPr>
        <w:t>:</w:t>
      </w:r>
    </w:p>
    <w:p w14:paraId="4238F826" w14:textId="20290878" w:rsidR="00597C47" w:rsidRDefault="00597C47" w:rsidP="006F03E5">
      <w:pPr>
        <w:pStyle w:val="ListParagraph"/>
        <w:numPr>
          <w:ilvl w:val="1"/>
          <w:numId w:val="25"/>
        </w:numPr>
        <w:spacing w:after="200" w:line="276" w:lineRule="auto"/>
        <w:rPr>
          <w:rFonts w:ascii="Arial" w:hAnsi="Arial" w:cs="Arial"/>
        </w:rPr>
      </w:pPr>
      <w:proofErr w:type="spellStart"/>
      <w:r>
        <w:rPr>
          <w:rFonts w:ascii="Arial" w:hAnsi="Arial" w:cs="Arial"/>
        </w:rPr>
        <w:t>boxTidwell</w:t>
      </w:r>
      <w:proofErr w:type="spellEnd"/>
      <w:r>
        <w:rPr>
          <w:rFonts w:ascii="Arial" w:hAnsi="Arial" w:cs="Arial"/>
        </w:rPr>
        <w:t xml:space="preserve"> – name of command</w:t>
      </w:r>
    </w:p>
    <w:p w14:paraId="4687CBED" w14:textId="5E81F0D8" w:rsidR="00597C47" w:rsidRDefault="00597C47" w:rsidP="006F03E5">
      <w:pPr>
        <w:pStyle w:val="ListParagraph"/>
        <w:numPr>
          <w:ilvl w:val="1"/>
          <w:numId w:val="25"/>
        </w:numPr>
        <w:spacing w:after="200" w:line="276" w:lineRule="auto"/>
        <w:rPr>
          <w:rFonts w:ascii="Arial" w:hAnsi="Arial" w:cs="Arial"/>
        </w:rPr>
      </w:pPr>
      <w:proofErr w:type="spellStart"/>
      <w:r>
        <w:rPr>
          <w:rFonts w:ascii="Arial" w:hAnsi="Arial" w:cs="Arial"/>
        </w:rPr>
        <w:t>logmove</w:t>
      </w:r>
      <w:r w:rsidRPr="002E6CD1">
        <w:rPr>
          <w:rFonts w:ascii="Arial" w:hAnsi="Arial" w:cs="Arial"/>
        </w:rPr>
        <w:t>~price</w:t>
      </w:r>
      <w:proofErr w:type="spellEnd"/>
      <w:r>
        <w:rPr>
          <w:rFonts w:ascii="Arial" w:hAnsi="Arial" w:cs="Arial"/>
        </w:rPr>
        <w:t xml:space="preserve"> – model formulation</w:t>
      </w:r>
      <w:r w:rsidR="004F7D2A">
        <w:rPr>
          <w:rFonts w:ascii="Arial" w:hAnsi="Arial" w:cs="Arial"/>
        </w:rPr>
        <w:t>, only one X variable at a time</w:t>
      </w:r>
    </w:p>
    <w:p w14:paraId="62A7124C" w14:textId="77777777" w:rsidR="00597C47" w:rsidRDefault="00597C47" w:rsidP="006F03E5">
      <w:pPr>
        <w:pStyle w:val="ListParagraph"/>
        <w:numPr>
          <w:ilvl w:val="1"/>
          <w:numId w:val="25"/>
        </w:numPr>
        <w:spacing w:after="200" w:line="276" w:lineRule="auto"/>
        <w:rPr>
          <w:rFonts w:ascii="Arial" w:hAnsi="Arial" w:cs="Arial"/>
        </w:rPr>
      </w:pPr>
      <w:r>
        <w:rPr>
          <w:rFonts w:ascii="Arial" w:hAnsi="Arial" w:cs="Arial"/>
        </w:rPr>
        <w:t>data=</w:t>
      </w:r>
      <w:proofErr w:type="spellStart"/>
      <w:r>
        <w:rPr>
          <w:rFonts w:ascii="Arial" w:hAnsi="Arial" w:cs="Arial"/>
        </w:rPr>
        <w:t>oj</w:t>
      </w:r>
      <w:proofErr w:type="spellEnd"/>
      <w:r>
        <w:rPr>
          <w:rFonts w:ascii="Arial" w:hAnsi="Arial" w:cs="Arial"/>
        </w:rPr>
        <w:t xml:space="preserve"> – source of data</w:t>
      </w:r>
    </w:p>
    <w:p w14:paraId="3E75C739" w14:textId="115D2715" w:rsidR="00597C47" w:rsidRDefault="00597C47" w:rsidP="006F03E5">
      <w:pPr>
        <w:pStyle w:val="ListParagraph"/>
        <w:numPr>
          <w:ilvl w:val="1"/>
          <w:numId w:val="25"/>
        </w:numPr>
        <w:spacing w:after="200" w:line="276" w:lineRule="auto"/>
        <w:rPr>
          <w:rFonts w:ascii="Arial" w:hAnsi="Arial" w:cs="Arial"/>
        </w:rPr>
      </w:pPr>
      <w:proofErr w:type="spellStart"/>
      <w:r>
        <w:rPr>
          <w:rFonts w:ascii="Arial" w:hAnsi="Arial" w:cs="Arial"/>
        </w:rPr>
        <w:t>tol</w:t>
      </w:r>
      <w:proofErr w:type="spellEnd"/>
      <w:r>
        <w:rPr>
          <w:rFonts w:ascii="Arial" w:hAnsi="Arial" w:cs="Arial"/>
        </w:rPr>
        <w:t xml:space="preserve"> – tolerance level, stopping threshold</w:t>
      </w:r>
    </w:p>
    <w:p w14:paraId="3DB11AE2" w14:textId="7FE117C2" w:rsidR="00597C47" w:rsidRDefault="00597C47" w:rsidP="006F03E5">
      <w:pPr>
        <w:pStyle w:val="ListParagraph"/>
        <w:numPr>
          <w:ilvl w:val="1"/>
          <w:numId w:val="25"/>
        </w:numPr>
        <w:spacing w:after="200" w:line="276" w:lineRule="auto"/>
        <w:rPr>
          <w:rFonts w:ascii="Arial" w:hAnsi="Arial" w:cs="Arial"/>
        </w:rPr>
      </w:pPr>
      <w:proofErr w:type="spellStart"/>
      <w:proofErr w:type="gramStart"/>
      <w:r>
        <w:rPr>
          <w:rFonts w:ascii="Arial" w:hAnsi="Arial" w:cs="Arial"/>
        </w:rPr>
        <w:t>max.iter</w:t>
      </w:r>
      <w:proofErr w:type="spellEnd"/>
      <w:proofErr w:type="gramEnd"/>
      <w:r>
        <w:rPr>
          <w:rFonts w:ascii="Arial" w:hAnsi="Arial" w:cs="Arial"/>
        </w:rPr>
        <w:t>=25 – maximum number of iterations for the maximum likelihood</w:t>
      </w:r>
    </w:p>
    <w:p w14:paraId="75511ADB" w14:textId="39831444" w:rsidR="00E43876" w:rsidRPr="00E43876" w:rsidRDefault="00E43876" w:rsidP="00FD7CF8">
      <w:pPr>
        <w:spacing w:line="276" w:lineRule="auto"/>
        <w:ind w:left="1080"/>
        <w:rPr>
          <w:rFonts w:ascii="Arial" w:hAnsi="Arial" w:cs="Arial"/>
        </w:rPr>
      </w:pPr>
      <w:r w:rsidRPr="00E43876">
        <w:rPr>
          <w:rFonts w:ascii="Arial" w:hAnsi="Arial" w:cs="Arial"/>
        </w:rPr>
        <w:t xml:space="preserve">MLE of lambda </w:t>
      </w:r>
      <w:r>
        <w:rPr>
          <w:rFonts w:ascii="Arial" w:hAnsi="Arial" w:cs="Arial"/>
        </w:rPr>
        <w:tab/>
      </w:r>
      <w:r w:rsidRPr="00E43876">
        <w:rPr>
          <w:rFonts w:ascii="Arial" w:hAnsi="Arial" w:cs="Arial"/>
        </w:rPr>
        <w:t>Score Statistic (</w:t>
      </w:r>
      <w:proofErr w:type="gramStart"/>
      <w:r w:rsidRPr="00E43876">
        <w:rPr>
          <w:rFonts w:ascii="Arial" w:hAnsi="Arial" w:cs="Arial"/>
        </w:rPr>
        <w:t xml:space="preserve">z)  </w:t>
      </w:r>
      <w:r>
        <w:rPr>
          <w:rFonts w:ascii="Arial" w:hAnsi="Arial" w:cs="Arial"/>
        </w:rPr>
        <w:tab/>
      </w:r>
      <w:proofErr w:type="spellStart"/>
      <w:proofErr w:type="gramEnd"/>
      <w:r w:rsidRPr="00E43876">
        <w:rPr>
          <w:rFonts w:ascii="Arial" w:hAnsi="Arial" w:cs="Arial"/>
        </w:rPr>
        <w:t>Pr</w:t>
      </w:r>
      <w:proofErr w:type="spellEnd"/>
      <w:r w:rsidRPr="00E43876">
        <w:rPr>
          <w:rFonts w:ascii="Arial" w:hAnsi="Arial" w:cs="Arial"/>
        </w:rPr>
        <w:t xml:space="preserve">(&gt;|z|)    </w:t>
      </w:r>
    </w:p>
    <w:p w14:paraId="438038F9" w14:textId="481135A7" w:rsidR="00E43876" w:rsidRPr="00E43876" w:rsidRDefault="00E43876" w:rsidP="00FD7CF8">
      <w:pPr>
        <w:spacing w:line="276" w:lineRule="auto"/>
        <w:ind w:left="1080"/>
        <w:rPr>
          <w:rFonts w:ascii="Arial" w:hAnsi="Arial" w:cs="Arial"/>
        </w:rPr>
      </w:pPr>
      <w:r w:rsidRPr="00E43876">
        <w:rPr>
          <w:rFonts w:ascii="Arial" w:hAnsi="Arial" w:cs="Arial"/>
        </w:rPr>
        <w:t xml:space="preserve">      </w:t>
      </w:r>
      <w:r>
        <w:rPr>
          <w:rFonts w:ascii="Arial" w:hAnsi="Arial" w:cs="Arial"/>
        </w:rPr>
        <w:tab/>
      </w:r>
      <w:r w:rsidRPr="00E43876">
        <w:rPr>
          <w:rFonts w:ascii="Arial" w:hAnsi="Arial" w:cs="Arial"/>
        </w:rPr>
        <w:t xml:space="preserve"> -1.0341              </w:t>
      </w:r>
      <w:r>
        <w:rPr>
          <w:rFonts w:ascii="Arial" w:hAnsi="Arial" w:cs="Arial"/>
        </w:rPr>
        <w:tab/>
      </w:r>
      <w:r w:rsidRPr="00E43876">
        <w:rPr>
          <w:rFonts w:ascii="Arial" w:hAnsi="Arial" w:cs="Arial"/>
        </w:rPr>
        <w:t xml:space="preserve">34.858 </w:t>
      </w:r>
      <w:r>
        <w:rPr>
          <w:rFonts w:ascii="Arial" w:hAnsi="Arial" w:cs="Arial"/>
        </w:rPr>
        <w:tab/>
      </w:r>
      <w:r>
        <w:rPr>
          <w:rFonts w:ascii="Arial" w:hAnsi="Arial" w:cs="Arial"/>
        </w:rPr>
        <w:tab/>
      </w:r>
      <w:r w:rsidRPr="00E43876">
        <w:rPr>
          <w:rFonts w:ascii="Arial" w:hAnsi="Arial" w:cs="Arial"/>
        </w:rPr>
        <w:t>&lt; 2.2e-16 ***</w:t>
      </w:r>
    </w:p>
    <w:p w14:paraId="29167436" w14:textId="77777777" w:rsidR="00E43876" w:rsidRPr="00E43876" w:rsidRDefault="00E43876" w:rsidP="00FD7CF8">
      <w:pPr>
        <w:spacing w:line="276" w:lineRule="auto"/>
        <w:ind w:left="1080"/>
        <w:rPr>
          <w:rFonts w:ascii="Arial" w:hAnsi="Arial" w:cs="Arial"/>
        </w:rPr>
      </w:pPr>
      <w:r w:rsidRPr="00E43876">
        <w:rPr>
          <w:rFonts w:ascii="Arial" w:hAnsi="Arial" w:cs="Arial"/>
        </w:rPr>
        <w:t>---</w:t>
      </w:r>
    </w:p>
    <w:p w14:paraId="5D750798" w14:textId="3BE2E803" w:rsidR="00E43876" w:rsidRPr="00E43876" w:rsidRDefault="00E43876" w:rsidP="00FD7CF8">
      <w:pPr>
        <w:spacing w:line="276" w:lineRule="auto"/>
        <w:ind w:left="1080"/>
        <w:rPr>
          <w:rFonts w:ascii="Arial" w:hAnsi="Arial" w:cs="Arial"/>
        </w:rPr>
      </w:pPr>
      <w:proofErr w:type="spellStart"/>
      <w:r w:rsidRPr="00E43876">
        <w:rPr>
          <w:rFonts w:ascii="Arial" w:hAnsi="Arial" w:cs="Arial"/>
        </w:rPr>
        <w:t>Signif</w:t>
      </w:r>
      <w:proofErr w:type="spellEnd"/>
      <w:r w:rsidRPr="00E43876">
        <w:rPr>
          <w:rFonts w:ascii="Arial" w:hAnsi="Arial" w:cs="Arial"/>
        </w:rPr>
        <w:t>. codes:  0 '***</w:t>
      </w:r>
      <w:proofErr w:type="gramStart"/>
      <w:r w:rsidRPr="00E43876">
        <w:rPr>
          <w:rFonts w:ascii="Arial" w:hAnsi="Arial" w:cs="Arial"/>
        </w:rPr>
        <w:t xml:space="preserve">' </w:t>
      </w:r>
      <w:r>
        <w:rPr>
          <w:rFonts w:ascii="Arial" w:hAnsi="Arial" w:cs="Arial"/>
        </w:rPr>
        <w:t xml:space="preserve"> </w:t>
      </w:r>
      <w:r w:rsidRPr="00E43876">
        <w:rPr>
          <w:rFonts w:ascii="Arial" w:hAnsi="Arial" w:cs="Arial"/>
        </w:rPr>
        <w:t>0.001</w:t>
      </w:r>
      <w:proofErr w:type="gramEnd"/>
      <w:r w:rsidRPr="00E43876">
        <w:rPr>
          <w:rFonts w:ascii="Arial" w:hAnsi="Arial" w:cs="Arial"/>
        </w:rPr>
        <w:t xml:space="preserve"> '**' </w:t>
      </w:r>
      <w:r>
        <w:rPr>
          <w:rFonts w:ascii="Arial" w:hAnsi="Arial" w:cs="Arial"/>
        </w:rPr>
        <w:t xml:space="preserve"> </w:t>
      </w:r>
      <w:r w:rsidRPr="00E43876">
        <w:rPr>
          <w:rFonts w:ascii="Arial" w:hAnsi="Arial" w:cs="Arial"/>
        </w:rPr>
        <w:t xml:space="preserve">0.01 '*' </w:t>
      </w:r>
      <w:r>
        <w:rPr>
          <w:rFonts w:ascii="Arial" w:hAnsi="Arial" w:cs="Arial"/>
        </w:rPr>
        <w:t xml:space="preserve"> </w:t>
      </w:r>
      <w:r w:rsidRPr="00E43876">
        <w:rPr>
          <w:rFonts w:ascii="Arial" w:hAnsi="Arial" w:cs="Arial"/>
        </w:rPr>
        <w:t xml:space="preserve">0.05 '.' </w:t>
      </w:r>
      <w:r>
        <w:rPr>
          <w:rFonts w:ascii="Arial" w:hAnsi="Arial" w:cs="Arial"/>
        </w:rPr>
        <w:t xml:space="preserve"> </w:t>
      </w:r>
      <w:r w:rsidRPr="00E43876">
        <w:rPr>
          <w:rFonts w:ascii="Arial" w:hAnsi="Arial" w:cs="Arial"/>
        </w:rPr>
        <w:t xml:space="preserve">0.1 ' ' </w:t>
      </w:r>
      <w:r>
        <w:rPr>
          <w:rFonts w:ascii="Arial" w:hAnsi="Arial" w:cs="Arial"/>
        </w:rPr>
        <w:t xml:space="preserve"> </w:t>
      </w:r>
      <w:r w:rsidRPr="00E43876">
        <w:rPr>
          <w:rFonts w:ascii="Arial" w:hAnsi="Arial" w:cs="Arial"/>
        </w:rPr>
        <w:t>1</w:t>
      </w:r>
    </w:p>
    <w:p w14:paraId="26F706A7" w14:textId="668CD877" w:rsidR="00E43876" w:rsidRDefault="00E43876" w:rsidP="00FD7CF8">
      <w:pPr>
        <w:spacing w:line="276" w:lineRule="auto"/>
        <w:ind w:left="360" w:firstLine="720"/>
        <w:rPr>
          <w:rFonts w:ascii="Arial" w:hAnsi="Arial" w:cs="Arial"/>
        </w:rPr>
      </w:pPr>
      <w:r w:rsidRPr="00E43876">
        <w:rPr>
          <w:rFonts w:ascii="Arial" w:hAnsi="Arial" w:cs="Arial"/>
        </w:rPr>
        <w:t xml:space="preserve">iterations </w:t>
      </w:r>
      <w:proofErr w:type="gramStart"/>
      <w:r w:rsidRPr="00E43876">
        <w:rPr>
          <w:rFonts w:ascii="Arial" w:hAnsi="Arial" w:cs="Arial"/>
        </w:rPr>
        <w:t>=  4</w:t>
      </w:r>
      <w:proofErr w:type="gramEnd"/>
    </w:p>
    <w:p w14:paraId="44593335" w14:textId="77777777" w:rsidR="00FD7CF8" w:rsidRPr="00E43876" w:rsidRDefault="00FD7CF8" w:rsidP="00FD7CF8">
      <w:pPr>
        <w:spacing w:line="276" w:lineRule="auto"/>
        <w:ind w:left="360" w:firstLine="720"/>
        <w:rPr>
          <w:rFonts w:ascii="Arial" w:hAnsi="Arial" w:cs="Arial"/>
        </w:rPr>
      </w:pPr>
    </w:p>
    <w:p w14:paraId="5030083D" w14:textId="39C448A3" w:rsidR="00597C47" w:rsidRDefault="00597C47" w:rsidP="006F03E5">
      <w:pPr>
        <w:pStyle w:val="ListParagraph"/>
        <w:numPr>
          <w:ilvl w:val="0"/>
          <w:numId w:val="25"/>
        </w:numPr>
        <w:spacing w:after="200" w:line="276" w:lineRule="auto"/>
        <w:rPr>
          <w:rFonts w:ascii="Arial" w:hAnsi="Arial" w:cs="Arial"/>
        </w:rPr>
      </w:pPr>
      <w:r>
        <w:rPr>
          <w:rFonts w:ascii="Arial" w:hAnsi="Arial" w:cs="Arial"/>
        </w:rPr>
        <w:t>Interpretation</w:t>
      </w:r>
      <w:r w:rsidR="000B78B0">
        <w:rPr>
          <w:rFonts w:ascii="Arial" w:hAnsi="Arial" w:cs="Arial"/>
        </w:rPr>
        <w:t>:</w:t>
      </w:r>
    </w:p>
    <w:p w14:paraId="5DB8E27A" w14:textId="29CD9C53" w:rsidR="00597C47" w:rsidRDefault="00597C47" w:rsidP="006F03E5">
      <w:pPr>
        <w:pStyle w:val="ListParagraph"/>
        <w:numPr>
          <w:ilvl w:val="1"/>
          <w:numId w:val="25"/>
        </w:numPr>
        <w:spacing w:after="200" w:line="276" w:lineRule="auto"/>
        <w:rPr>
          <w:rFonts w:ascii="Arial" w:hAnsi="Arial" w:cs="Arial"/>
        </w:rPr>
      </w:pPr>
      <w:r>
        <w:rPr>
          <w:rFonts w:ascii="Arial" w:hAnsi="Arial" w:cs="Arial"/>
        </w:rPr>
        <w:t xml:space="preserve">-2 means that you should transform </w:t>
      </w:r>
      <w:r w:rsidR="00FD7CF8">
        <w:rPr>
          <w:rFonts w:ascii="Arial" w:hAnsi="Arial" w:cs="Arial"/>
        </w:rPr>
        <w:t>X</w:t>
      </w:r>
      <w:r>
        <w:rPr>
          <w:rFonts w:ascii="Arial" w:hAnsi="Arial" w:cs="Arial"/>
        </w:rPr>
        <w:t xml:space="preserve"> by raising it to the -2 power (1/</w:t>
      </w:r>
      <w:r w:rsidR="00FD7CF8">
        <w:rPr>
          <w:rFonts w:ascii="Arial" w:hAnsi="Arial" w:cs="Arial"/>
        </w:rPr>
        <w:t>X</w:t>
      </w:r>
      <w:r w:rsidRPr="002E6CD1">
        <w:rPr>
          <w:rFonts w:ascii="Arial" w:hAnsi="Arial" w:cs="Arial"/>
          <w:vertAlign w:val="superscript"/>
        </w:rPr>
        <w:t>2</w:t>
      </w:r>
      <w:r>
        <w:rPr>
          <w:rFonts w:ascii="Arial" w:hAnsi="Arial" w:cs="Arial"/>
        </w:rPr>
        <w:t>)</w:t>
      </w:r>
    </w:p>
    <w:p w14:paraId="18D545C1" w14:textId="35E82D8D" w:rsidR="00597C47" w:rsidRDefault="00597C47" w:rsidP="006F03E5">
      <w:pPr>
        <w:pStyle w:val="ListParagraph"/>
        <w:numPr>
          <w:ilvl w:val="1"/>
          <w:numId w:val="25"/>
        </w:numPr>
        <w:spacing w:after="200" w:line="276" w:lineRule="auto"/>
        <w:rPr>
          <w:rFonts w:ascii="Arial" w:hAnsi="Arial" w:cs="Arial"/>
        </w:rPr>
      </w:pPr>
      <w:r>
        <w:rPr>
          <w:rFonts w:ascii="Arial" w:hAnsi="Arial" w:cs="Arial"/>
        </w:rPr>
        <w:t xml:space="preserve">-1 means that you should transform </w:t>
      </w:r>
      <w:r w:rsidR="00FD7CF8">
        <w:rPr>
          <w:rFonts w:ascii="Arial" w:hAnsi="Arial" w:cs="Arial"/>
        </w:rPr>
        <w:t>X</w:t>
      </w:r>
      <w:r>
        <w:rPr>
          <w:rFonts w:ascii="Arial" w:hAnsi="Arial" w:cs="Arial"/>
        </w:rPr>
        <w:t xml:space="preserve"> by raising it to the -1 power (1/</w:t>
      </w:r>
      <w:r w:rsidR="00FD7CF8">
        <w:rPr>
          <w:rFonts w:ascii="Arial" w:hAnsi="Arial" w:cs="Arial"/>
        </w:rPr>
        <w:t>X</w:t>
      </w:r>
      <w:r>
        <w:rPr>
          <w:rFonts w:ascii="Arial" w:hAnsi="Arial" w:cs="Arial"/>
        </w:rPr>
        <w:t>)</w:t>
      </w:r>
    </w:p>
    <w:p w14:paraId="48E1B203" w14:textId="5002C8EF" w:rsidR="00597C47" w:rsidRDefault="00597C47" w:rsidP="006F03E5">
      <w:pPr>
        <w:pStyle w:val="ListParagraph"/>
        <w:numPr>
          <w:ilvl w:val="1"/>
          <w:numId w:val="25"/>
        </w:numPr>
        <w:spacing w:after="200" w:line="276" w:lineRule="auto"/>
        <w:rPr>
          <w:rFonts w:ascii="Arial" w:hAnsi="Arial" w:cs="Arial"/>
        </w:rPr>
      </w:pPr>
      <w:r>
        <w:rPr>
          <w:rFonts w:ascii="Arial" w:hAnsi="Arial" w:cs="Arial"/>
        </w:rPr>
        <w:t xml:space="preserve">0 means that you should transform </w:t>
      </w:r>
      <w:r w:rsidR="00FD7CF8">
        <w:rPr>
          <w:rFonts w:ascii="Arial" w:hAnsi="Arial" w:cs="Arial"/>
        </w:rPr>
        <w:t>X</w:t>
      </w:r>
      <w:r>
        <w:rPr>
          <w:rFonts w:ascii="Arial" w:hAnsi="Arial" w:cs="Arial"/>
        </w:rPr>
        <w:t xml:space="preserve"> by taking the logarithm (log(</w:t>
      </w:r>
      <w:r w:rsidR="00FD7CF8">
        <w:rPr>
          <w:rFonts w:ascii="Arial" w:hAnsi="Arial" w:cs="Arial"/>
        </w:rPr>
        <w:t>X</w:t>
      </w:r>
      <w:r>
        <w:rPr>
          <w:rFonts w:ascii="Arial" w:hAnsi="Arial" w:cs="Arial"/>
        </w:rPr>
        <w:t>))</w:t>
      </w:r>
    </w:p>
    <w:p w14:paraId="15770013" w14:textId="4DD2CAD3" w:rsidR="00597C47" w:rsidRDefault="00597C47" w:rsidP="006F03E5">
      <w:pPr>
        <w:pStyle w:val="ListParagraph"/>
        <w:numPr>
          <w:ilvl w:val="1"/>
          <w:numId w:val="25"/>
        </w:numPr>
        <w:spacing w:after="200" w:line="276" w:lineRule="auto"/>
        <w:rPr>
          <w:rFonts w:ascii="Arial" w:hAnsi="Arial" w:cs="Arial"/>
        </w:rPr>
      </w:pPr>
      <w:r>
        <w:rPr>
          <w:rFonts w:ascii="Arial" w:hAnsi="Arial" w:cs="Arial"/>
        </w:rPr>
        <w:t xml:space="preserve">1 means that you should raise </w:t>
      </w:r>
      <w:r w:rsidR="00FD7CF8">
        <w:rPr>
          <w:rFonts w:ascii="Arial" w:hAnsi="Arial" w:cs="Arial"/>
        </w:rPr>
        <w:t>X</w:t>
      </w:r>
      <w:r>
        <w:rPr>
          <w:rFonts w:ascii="Arial" w:hAnsi="Arial" w:cs="Arial"/>
        </w:rPr>
        <w:t xml:space="preserve"> to the 1 power (</w:t>
      </w:r>
      <w:r w:rsidR="00FD7CF8">
        <w:rPr>
          <w:rFonts w:ascii="Arial" w:hAnsi="Arial" w:cs="Arial"/>
        </w:rPr>
        <w:t>X</w:t>
      </w:r>
      <w:r>
        <w:rPr>
          <w:rFonts w:ascii="Arial" w:hAnsi="Arial" w:cs="Arial"/>
        </w:rPr>
        <w:t>)</w:t>
      </w:r>
    </w:p>
    <w:p w14:paraId="114A8A5C" w14:textId="04C2598D" w:rsidR="00597C47" w:rsidRDefault="00597C47" w:rsidP="006F03E5">
      <w:pPr>
        <w:pStyle w:val="ListParagraph"/>
        <w:numPr>
          <w:ilvl w:val="1"/>
          <w:numId w:val="25"/>
        </w:numPr>
        <w:spacing w:after="200" w:line="276" w:lineRule="auto"/>
        <w:rPr>
          <w:rFonts w:ascii="Arial" w:hAnsi="Arial" w:cs="Arial"/>
        </w:rPr>
      </w:pPr>
      <w:r>
        <w:rPr>
          <w:rFonts w:ascii="Arial" w:hAnsi="Arial" w:cs="Arial"/>
        </w:rPr>
        <w:t xml:space="preserve">2 means that you should raise </w:t>
      </w:r>
      <w:r w:rsidR="00FD7CF8">
        <w:rPr>
          <w:rFonts w:ascii="Arial" w:hAnsi="Arial" w:cs="Arial"/>
        </w:rPr>
        <w:t>X</w:t>
      </w:r>
      <w:r>
        <w:rPr>
          <w:rFonts w:ascii="Arial" w:hAnsi="Arial" w:cs="Arial"/>
        </w:rPr>
        <w:t xml:space="preserve"> to the 2 </w:t>
      </w:r>
      <w:proofErr w:type="gramStart"/>
      <w:r>
        <w:rPr>
          <w:rFonts w:ascii="Arial" w:hAnsi="Arial" w:cs="Arial"/>
        </w:rPr>
        <w:t>power</w:t>
      </w:r>
      <w:proofErr w:type="gramEnd"/>
      <w:r>
        <w:rPr>
          <w:rFonts w:ascii="Arial" w:hAnsi="Arial" w:cs="Arial"/>
        </w:rPr>
        <w:t xml:space="preserve"> (</w:t>
      </w:r>
      <w:r w:rsidR="00FD7CF8">
        <w:rPr>
          <w:rFonts w:ascii="Arial" w:hAnsi="Arial" w:cs="Arial"/>
        </w:rPr>
        <w:t>X</w:t>
      </w:r>
      <w:r w:rsidRPr="002E6CD1">
        <w:rPr>
          <w:rFonts w:ascii="Arial" w:hAnsi="Arial" w:cs="Arial"/>
          <w:vertAlign w:val="superscript"/>
        </w:rPr>
        <w:t>2</w:t>
      </w:r>
      <w:r>
        <w:rPr>
          <w:rFonts w:ascii="Arial" w:hAnsi="Arial" w:cs="Arial"/>
        </w:rPr>
        <w:t>)</w:t>
      </w:r>
    </w:p>
    <w:p w14:paraId="73AA9A66" w14:textId="70767D89" w:rsidR="00597C47" w:rsidRDefault="00597C47" w:rsidP="006F03E5">
      <w:pPr>
        <w:pStyle w:val="ListParagraph"/>
        <w:numPr>
          <w:ilvl w:val="0"/>
          <w:numId w:val="25"/>
        </w:numPr>
        <w:spacing w:after="200" w:line="276" w:lineRule="auto"/>
        <w:rPr>
          <w:rFonts w:ascii="Arial" w:hAnsi="Arial" w:cs="Arial"/>
        </w:rPr>
      </w:pPr>
      <w:r>
        <w:rPr>
          <w:rFonts w:ascii="Arial" w:hAnsi="Arial" w:cs="Arial"/>
        </w:rPr>
        <w:t xml:space="preserve">What should the transformation of our variable </w:t>
      </w:r>
      <w:r w:rsidR="00A1227C">
        <w:rPr>
          <w:rFonts w:ascii="Arial" w:hAnsi="Arial" w:cs="Arial"/>
        </w:rPr>
        <w:t>“</w:t>
      </w:r>
      <w:r w:rsidR="00E43876">
        <w:rPr>
          <w:rFonts w:ascii="Arial" w:hAnsi="Arial" w:cs="Arial"/>
        </w:rPr>
        <w:t>price</w:t>
      </w:r>
      <w:r w:rsidR="00A1227C">
        <w:rPr>
          <w:rFonts w:ascii="Arial" w:hAnsi="Arial" w:cs="Arial"/>
        </w:rPr>
        <w:t>”</w:t>
      </w:r>
      <w:r>
        <w:rPr>
          <w:rFonts w:ascii="Arial" w:hAnsi="Arial" w:cs="Arial"/>
        </w:rPr>
        <w:t xml:space="preserve"> be?</w:t>
      </w:r>
    </w:p>
    <w:p w14:paraId="2873F118" w14:textId="654F1EB5" w:rsidR="00AF7B84" w:rsidRDefault="00AF7B84" w:rsidP="006F03E5">
      <w:pPr>
        <w:pStyle w:val="ListParagraph"/>
        <w:numPr>
          <w:ilvl w:val="0"/>
          <w:numId w:val="25"/>
        </w:numPr>
        <w:spacing w:after="200" w:line="276" w:lineRule="auto"/>
        <w:rPr>
          <w:rFonts w:ascii="Arial" w:hAnsi="Arial" w:cs="Arial"/>
        </w:rPr>
      </w:pPr>
      <w:r>
        <w:rPr>
          <w:rFonts w:ascii="Arial" w:hAnsi="Arial" w:cs="Arial"/>
        </w:rPr>
        <w:t>We need to create a new variable 1/X</w:t>
      </w:r>
      <w:r w:rsidR="000B78B0">
        <w:rPr>
          <w:rFonts w:ascii="Arial" w:hAnsi="Arial" w:cs="Arial"/>
        </w:rPr>
        <w:t>.</w:t>
      </w:r>
    </w:p>
    <w:p w14:paraId="58E1D3FE" w14:textId="7803F584" w:rsidR="00AF7B84" w:rsidRDefault="00AF7B84" w:rsidP="006F03E5">
      <w:pPr>
        <w:pStyle w:val="ListParagraph"/>
        <w:numPr>
          <w:ilvl w:val="0"/>
          <w:numId w:val="25"/>
        </w:numPr>
        <w:spacing w:after="200" w:line="276" w:lineRule="auto"/>
        <w:rPr>
          <w:rFonts w:ascii="Arial" w:hAnsi="Arial" w:cs="Arial"/>
        </w:rPr>
      </w:pPr>
      <w:r>
        <w:rPr>
          <w:rFonts w:ascii="Arial" w:hAnsi="Arial" w:cs="Arial"/>
        </w:rPr>
        <w:t xml:space="preserve">In </w:t>
      </w:r>
      <w:proofErr w:type="spellStart"/>
      <w:r>
        <w:rPr>
          <w:rFonts w:ascii="Arial" w:hAnsi="Arial" w:cs="Arial"/>
        </w:rPr>
        <w:t>Rcmdr</w:t>
      </w:r>
      <w:proofErr w:type="spellEnd"/>
      <w:r>
        <w:rPr>
          <w:rFonts w:ascii="Arial" w:hAnsi="Arial" w:cs="Arial"/>
        </w:rPr>
        <w:t>, click on Data, Manage variables in active data set, Compute new variable</w:t>
      </w:r>
      <w:r w:rsidR="000B78B0">
        <w:rPr>
          <w:rFonts w:ascii="Arial" w:hAnsi="Arial" w:cs="Arial"/>
        </w:rPr>
        <w:t>.</w:t>
      </w:r>
    </w:p>
    <w:p w14:paraId="4734F37D" w14:textId="33192CDE" w:rsidR="00AF7B84" w:rsidRDefault="00AF7B84" w:rsidP="006F03E5">
      <w:pPr>
        <w:pStyle w:val="ListParagraph"/>
        <w:numPr>
          <w:ilvl w:val="0"/>
          <w:numId w:val="25"/>
        </w:numPr>
        <w:spacing w:after="200" w:line="276" w:lineRule="auto"/>
        <w:rPr>
          <w:rFonts w:ascii="Arial" w:hAnsi="Arial" w:cs="Arial"/>
        </w:rPr>
      </w:pPr>
      <w:r>
        <w:rPr>
          <w:rFonts w:ascii="Arial" w:hAnsi="Arial" w:cs="Arial"/>
        </w:rPr>
        <w:t xml:space="preserve">For New variable name, enter </w:t>
      </w:r>
      <w:proofErr w:type="spellStart"/>
      <w:r>
        <w:rPr>
          <w:rFonts w:ascii="Arial" w:hAnsi="Arial" w:cs="Arial"/>
        </w:rPr>
        <w:t>invprice</w:t>
      </w:r>
      <w:proofErr w:type="spellEnd"/>
      <w:r>
        <w:rPr>
          <w:rFonts w:ascii="Arial" w:hAnsi="Arial" w:cs="Arial"/>
        </w:rPr>
        <w:t xml:space="preserve"> (for inverse of price)</w:t>
      </w:r>
      <w:r w:rsidR="000B78B0">
        <w:rPr>
          <w:rFonts w:ascii="Arial" w:hAnsi="Arial" w:cs="Arial"/>
        </w:rPr>
        <w:t>.</w:t>
      </w:r>
    </w:p>
    <w:p w14:paraId="6C9F525D" w14:textId="41CD957D" w:rsidR="00AF7B84" w:rsidRDefault="00AF7B84" w:rsidP="006F03E5">
      <w:pPr>
        <w:pStyle w:val="ListParagraph"/>
        <w:numPr>
          <w:ilvl w:val="0"/>
          <w:numId w:val="25"/>
        </w:numPr>
        <w:spacing w:after="200" w:line="276" w:lineRule="auto"/>
        <w:rPr>
          <w:rFonts w:ascii="Arial" w:hAnsi="Arial" w:cs="Arial"/>
        </w:rPr>
      </w:pPr>
      <w:r>
        <w:rPr>
          <w:rFonts w:ascii="Arial" w:hAnsi="Arial" w:cs="Arial"/>
        </w:rPr>
        <w:t>In Expression to compute, enter 1/price</w:t>
      </w:r>
      <w:r w:rsidR="000B78B0">
        <w:rPr>
          <w:rFonts w:ascii="Arial" w:hAnsi="Arial" w:cs="Arial"/>
        </w:rPr>
        <w:t>.</w:t>
      </w:r>
    </w:p>
    <w:p w14:paraId="15AA908E" w14:textId="713507EF" w:rsidR="00AF7B84" w:rsidRDefault="00AF7B84" w:rsidP="006F03E5">
      <w:pPr>
        <w:pStyle w:val="ListParagraph"/>
        <w:numPr>
          <w:ilvl w:val="0"/>
          <w:numId w:val="25"/>
        </w:numPr>
        <w:spacing w:after="200" w:line="276" w:lineRule="auto"/>
        <w:rPr>
          <w:rFonts w:ascii="Arial" w:hAnsi="Arial" w:cs="Arial"/>
        </w:rPr>
      </w:pPr>
      <w:r>
        <w:rPr>
          <w:rFonts w:ascii="Arial" w:hAnsi="Arial" w:cs="Arial"/>
        </w:rPr>
        <w:t>Click OK</w:t>
      </w:r>
      <w:r w:rsidR="000B78B0">
        <w:rPr>
          <w:rFonts w:ascii="Arial" w:hAnsi="Arial" w:cs="Arial"/>
        </w:rPr>
        <w:t>.</w:t>
      </w:r>
    </w:p>
    <w:p w14:paraId="07A219A9" w14:textId="7053B782" w:rsidR="00AF7B84" w:rsidRPr="00AF7B84" w:rsidRDefault="00AF7B84" w:rsidP="00AF7B84">
      <w:pPr>
        <w:spacing w:after="200" w:line="276" w:lineRule="auto"/>
        <w:jc w:val="center"/>
        <w:rPr>
          <w:rFonts w:ascii="Arial" w:hAnsi="Arial" w:cs="Arial"/>
        </w:rPr>
      </w:pPr>
      <w:r>
        <w:rPr>
          <w:rFonts w:ascii="Arial" w:hAnsi="Arial" w:cs="Arial"/>
          <w:noProof/>
        </w:rPr>
        <w:lastRenderedPageBreak/>
        <w:drawing>
          <wp:inline distT="0" distB="0" distL="0" distR="0" wp14:anchorId="2CC237A2" wp14:editId="0985F86C">
            <wp:extent cx="3400148" cy="1935295"/>
            <wp:effectExtent l="0" t="0" r="0" b="8255"/>
            <wp:docPr id="4" name="Picture 4" descr="Menu to compute a new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enu to compute a new variab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4978" cy="1966503"/>
                    </a:xfrm>
                    <a:prstGeom prst="rect">
                      <a:avLst/>
                    </a:prstGeom>
                    <a:noFill/>
                    <a:ln>
                      <a:noFill/>
                    </a:ln>
                  </pic:spPr>
                </pic:pic>
              </a:graphicData>
            </a:graphic>
          </wp:inline>
        </w:drawing>
      </w:r>
    </w:p>
    <w:p w14:paraId="2B55B1AB" w14:textId="007FE7F6" w:rsidR="00AF7B84" w:rsidRDefault="00AF7B84" w:rsidP="006F03E5">
      <w:pPr>
        <w:pStyle w:val="ListParagraph"/>
        <w:numPr>
          <w:ilvl w:val="0"/>
          <w:numId w:val="25"/>
        </w:numPr>
        <w:spacing w:after="200" w:line="276" w:lineRule="auto"/>
        <w:rPr>
          <w:rFonts w:ascii="Arial" w:hAnsi="Arial" w:cs="Arial"/>
        </w:rPr>
      </w:pPr>
      <w:r>
        <w:rPr>
          <w:rFonts w:ascii="Arial" w:hAnsi="Arial" w:cs="Arial"/>
        </w:rPr>
        <w:t>Next, run the linear regression for logmove~AGE60+INCOME+invprice</w:t>
      </w:r>
      <w:r w:rsidR="000B78B0">
        <w:rPr>
          <w:rFonts w:ascii="Arial" w:hAnsi="Arial" w:cs="Arial"/>
        </w:rPr>
        <w:t>.</w:t>
      </w:r>
    </w:p>
    <w:p w14:paraId="118DBA00" w14:textId="5B07332A" w:rsidR="00AF7B84" w:rsidRDefault="00AF7B84" w:rsidP="006F03E5">
      <w:pPr>
        <w:pStyle w:val="ListParagraph"/>
        <w:numPr>
          <w:ilvl w:val="0"/>
          <w:numId w:val="25"/>
        </w:numPr>
        <w:rPr>
          <w:rFonts w:ascii="Arial" w:hAnsi="Arial" w:cs="Arial"/>
        </w:rPr>
      </w:pPr>
      <w:r>
        <w:rPr>
          <w:rFonts w:ascii="Arial" w:hAnsi="Arial" w:cs="Arial"/>
        </w:rPr>
        <w:t>Click on Statistics, Fit Models, Linear Regression</w:t>
      </w:r>
      <w:r w:rsidR="000B78B0">
        <w:rPr>
          <w:rFonts w:ascii="Arial" w:hAnsi="Arial" w:cs="Arial"/>
        </w:rPr>
        <w:t>.</w:t>
      </w:r>
    </w:p>
    <w:p w14:paraId="0525536B" w14:textId="093ECCA7" w:rsidR="00AF7B84" w:rsidRDefault="00AF7B84" w:rsidP="006F03E5">
      <w:pPr>
        <w:pStyle w:val="ListParagraph"/>
        <w:numPr>
          <w:ilvl w:val="0"/>
          <w:numId w:val="25"/>
        </w:numPr>
        <w:rPr>
          <w:rFonts w:ascii="Arial" w:hAnsi="Arial" w:cs="Arial"/>
        </w:rPr>
      </w:pPr>
      <w:r>
        <w:rPr>
          <w:rFonts w:ascii="Arial" w:hAnsi="Arial" w:cs="Arial"/>
        </w:rPr>
        <w:t xml:space="preserve">For response variable, click on </w:t>
      </w:r>
      <w:proofErr w:type="spellStart"/>
      <w:r>
        <w:rPr>
          <w:rFonts w:ascii="Arial" w:hAnsi="Arial" w:cs="Arial"/>
        </w:rPr>
        <w:t>logmove</w:t>
      </w:r>
      <w:proofErr w:type="spellEnd"/>
      <w:r w:rsidR="000B78B0">
        <w:rPr>
          <w:rFonts w:ascii="Arial" w:hAnsi="Arial" w:cs="Arial"/>
        </w:rPr>
        <w:t>.</w:t>
      </w:r>
    </w:p>
    <w:p w14:paraId="03FDD2F1" w14:textId="2E7A4010" w:rsidR="00AF7B84" w:rsidRDefault="00AF7B84" w:rsidP="006F03E5">
      <w:pPr>
        <w:pStyle w:val="ListParagraph"/>
        <w:numPr>
          <w:ilvl w:val="0"/>
          <w:numId w:val="25"/>
        </w:numPr>
        <w:rPr>
          <w:rFonts w:ascii="Arial" w:hAnsi="Arial" w:cs="Arial"/>
        </w:rPr>
      </w:pPr>
      <w:r>
        <w:rPr>
          <w:rFonts w:ascii="Arial" w:hAnsi="Arial" w:cs="Arial"/>
        </w:rPr>
        <w:t xml:space="preserve">For explanatory variables, hold down the control key and click on AGE60, INCOME, </w:t>
      </w:r>
      <w:proofErr w:type="spellStart"/>
      <w:r>
        <w:rPr>
          <w:rFonts w:ascii="Arial" w:hAnsi="Arial" w:cs="Arial"/>
        </w:rPr>
        <w:t>invprice</w:t>
      </w:r>
      <w:proofErr w:type="spellEnd"/>
      <w:r w:rsidR="000B78B0">
        <w:rPr>
          <w:rFonts w:ascii="Arial" w:hAnsi="Arial" w:cs="Arial"/>
        </w:rPr>
        <w:t>.</w:t>
      </w:r>
    </w:p>
    <w:p w14:paraId="3B921B54" w14:textId="5CD89B4E" w:rsidR="00AF7B84" w:rsidRDefault="00AF7B84" w:rsidP="006F03E5">
      <w:pPr>
        <w:pStyle w:val="ListParagraph"/>
        <w:numPr>
          <w:ilvl w:val="0"/>
          <w:numId w:val="25"/>
        </w:numPr>
        <w:spacing w:after="200" w:line="276" w:lineRule="auto"/>
        <w:rPr>
          <w:rFonts w:ascii="Arial" w:hAnsi="Arial" w:cs="Arial"/>
        </w:rPr>
      </w:pPr>
      <w:r>
        <w:rPr>
          <w:rFonts w:ascii="Arial" w:hAnsi="Arial" w:cs="Arial"/>
        </w:rPr>
        <w:t>Click OK</w:t>
      </w:r>
      <w:r w:rsidR="000B78B0">
        <w:rPr>
          <w:rFonts w:ascii="Arial" w:hAnsi="Arial" w:cs="Arial"/>
        </w:rPr>
        <w:t>.</w:t>
      </w:r>
    </w:p>
    <w:p w14:paraId="3CF0477A" w14:textId="03BB0C82" w:rsidR="00AF7B84" w:rsidRDefault="00AF7B84" w:rsidP="00AF7B84">
      <w:pPr>
        <w:spacing w:after="200" w:line="276" w:lineRule="auto"/>
        <w:jc w:val="center"/>
        <w:rPr>
          <w:rFonts w:ascii="Arial" w:hAnsi="Arial" w:cs="Arial"/>
        </w:rPr>
      </w:pPr>
      <w:r>
        <w:rPr>
          <w:rFonts w:ascii="Arial" w:hAnsi="Arial" w:cs="Arial"/>
          <w:noProof/>
        </w:rPr>
        <w:drawing>
          <wp:inline distT="0" distB="0" distL="0" distR="0" wp14:anchorId="134B8890" wp14:editId="425C90CD">
            <wp:extent cx="4598670" cy="2806065"/>
            <wp:effectExtent l="0" t="0" r="0" b="0"/>
            <wp:docPr id="10" name="Picture 10" descr="Regression menu with new price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egression menu with new price variab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8670" cy="2806065"/>
                    </a:xfrm>
                    <a:prstGeom prst="rect">
                      <a:avLst/>
                    </a:prstGeom>
                    <a:noFill/>
                    <a:ln>
                      <a:noFill/>
                    </a:ln>
                  </pic:spPr>
                </pic:pic>
              </a:graphicData>
            </a:graphic>
          </wp:inline>
        </w:drawing>
      </w:r>
    </w:p>
    <w:p w14:paraId="39DB9019" w14:textId="1BA27FBB" w:rsidR="00AF7B84" w:rsidRDefault="00AF7B84" w:rsidP="00AF7B84">
      <w:pPr>
        <w:spacing w:after="200" w:line="276" w:lineRule="auto"/>
        <w:jc w:val="center"/>
        <w:rPr>
          <w:rFonts w:ascii="Arial" w:hAnsi="Arial" w:cs="Arial"/>
        </w:rPr>
      </w:pPr>
      <w:r>
        <w:rPr>
          <w:rFonts w:ascii="Arial" w:hAnsi="Arial" w:cs="Arial"/>
          <w:noProof/>
        </w:rPr>
        <w:lastRenderedPageBreak/>
        <w:drawing>
          <wp:inline distT="0" distB="0" distL="0" distR="0" wp14:anchorId="333B9AB7" wp14:editId="38BCC0FD">
            <wp:extent cx="4563036" cy="3703962"/>
            <wp:effectExtent l="0" t="0" r="9525" b="0"/>
            <wp:docPr id="11" name="Picture 11" descr="Regression output with new price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Regression output with new price variab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0776" cy="3718362"/>
                    </a:xfrm>
                    <a:prstGeom prst="rect">
                      <a:avLst/>
                    </a:prstGeom>
                    <a:noFill/>
                    <a:ln>
                      <a:noFill/>
                    </a:ln>
                  </pic:spPr>
                </pic:pic>
              </a:graphicData>
            </a:graphic>
          </wp:inline>
        </w:drawing>
      </w:r>
    </w:p>
    <w:p w14:paraId="60E39ED7" w14:textId="667EA845" w:rsidR="00AF7B84" w:rsidRPr="00AF7B84" w:rsidRDefault="00AF7B84" w:rsidP="006F03E5">
      <w:pPr>
        <w:pStyle w:val="ListParagraph"/>
        <w:numPr>
          <w:ilvl w:val="0"/>
          <w:numId w:val="25"/>
        </w:numPr>
        <w:spacing w:after="200" w:line="276" w:lineRule="auto"/>
        <w:rPr>
          <w:rFonts w:ascii="Arial" w:hAnsi="Arial" w:cs="Arial"/>
        </w:rPr>
      </w:pPr>
      <w:r>
        <w:rPr>
          <w:rFonts w:ascii="Arial" w:hAnsi="Arial" w:cs="Arial"/>
        </w:rPr>
        <w:t>The R-squared for logmove~AGE60+INCOME+invprice is 0.2302</w:t>
      </w:r>
      <w:r w:rsidR="000B78B0">
        <w:rPr>
          <w:rFonts w:ascii="Arial" w:hAnsi="Arial" w:cs="Arial"/>
        </w:rPr>
        <w:t>.</w:t>
      </w:r>
    </w:p>
    <w:p w14:paraId="2F21B5DE" w14:textId="77777777" w:rsidR="002A7256" w:rsidRDefault="002A7256">
      <w:pPr>
        <w:spacing w:after="200" w:line="276" w:lineRule="auto"/>
        <w:rPr>
          <w:rFonts w:ascii="Arial" w:hAnsi="Arial" w:cs="Arial"/>
          <w:b/>
        </w:rPr>
      </w:pPr>
      <w:r>
        <w:rPr>
          <w:rFonts w:ascii="Arial" w:hAnsi="Arial" w:cs="Arial"/>
          <w:b/>
        </w:rPr>
        <w:br w:type="page"/>
      </w:r>
    </w:p>
    <w:p w14:paraId="7F423892" w14:textId="4FDC0F18" w:rsidR="001409E7" w:rsidRDefault="001409E7" w:rsidP="007D743D">
      <w:pPr>
        <w:spacing w:after="200" w:line="276" w:lineRule="auto"/>
        <w:rPr>
          <w:rFonts w:ascii="Arial" w:hAnsi="Arial" w:cs="Arial"/>
          <w:b/>
        </w:rPr>
      </w:pPr>
      <w:r>
        <w:rPr>
          <w:rFonts w:ascii="Arial" w:hAnsi="Arial" w:cs="Arial"/>
          <w:b/>
        </w:rPr>
        <w:lastRenderedPageBreak/>
        <w:t>9.4.2 R: Collinearity Test (VIF) Demo</w:t>
      </w:r>
    </w:p>
    <w:p w14:paraId="11E020DF" w14:textId="6897C70A" w:rsidR="005D7478" w:rsidRDefault="005D7478" w:rsidP="007D743D">
      <w:pPr>
        <w:spacing w:after="200" w:line="276" w:lineRule="auto"/>
        <w:rPr>
          <w:rFonts w:ascii="Arial" w:hAnsi="Arial" w:cs="Arial"/>
          <w:b/>
        </w:rPr>
      </w:pPr>
      <w:r>
        <w:rPr>
          <w:rFonts w:ascii="Arial" w:hAnsi="Arial" w:cs="Arial"/>
          <w:b/>
        </w:rPr>
        <w:t>Assumption 2: Multicollinearity</w:t>
      </w:r>
    </w:p>
    <w:p w14:paraId="5E59BAE4" w14:textId="3009F78D" w:rsidR="007D743D" w:rsidRPr="007D743D" w:rsidRDefault="007D743D" w:rsidP="007D743D">
      <w:pPr>
        <w:spacing w:after="200" w:line="276" w:lineRule="auto"/>
        <w:rPr>
          <w:rFonts w:ascii="Arial" w:hAnsi="Arial" w:cs="Arial"/>
          <w:b/>
        </w:rPr>
      </w:pPr>
      <w:r w:rsidRPr="007D743D">
        <w:rPr>
          <w:rFonts w:ascii="Arial" w:hAnsi="Arial" w:cs="Arial"/>
          <w:b/>
        </w:rPr>
        <w:t xml:space="preserve">Variance Inflation Factor </w:t>
      </w:r>
      <w:r w:rsidR="001409E7">
        <w:rPr>
          <w:rFonts w:ascii="Arial" w:hAnsi="Arial" w:cs="Arial"/>
          <w:b/>
        </w:rPr>
        <w:t xml:space="preserve">(VIF) </w:t>
      </w:r>
      <w:r w:rsidR="000B78B0">
        <w:rPr>
          <w:rFonts w:ascii="Arial" w:hAnsi="Arial" w:cs="Arial"/>
          <w:b/>
        </w:rPr>
        <w:t>T</w:t>
      </w:r>
      <w:r w:rsidRPr="007D743D">
        <w:rPr>
          <w:rFonts w:ascii="Arial" w:hAnsi="Arial" w:cs="Arial"/>
          <w:b/>
        </w:rPr>
        <w:t xml:space="preserve">est of </w:t>
      </w:r>
      <w:r w:rsidR="000B78B0">
        <w:rPr>
          <w:rFonts w:ascii="Arial" w:hAnsi="Arial" w:cs="Arial"/>
          <w:b/>
        </w:rPr>
        <w:t>C</w:t>
      </w:r>
      <w:r w:rsidRPr="007D743D">
        <w:rPr>
          <w:rFonts w:ascii="Arial" w:hAnsi="Arial" w:cs="Arial"/>
          <w:b/>
        </w:rPr>
        <w:t xml:space="preserve">orrelated </w:t>
      </w:r>
      <w:r w:rsidR="000B78B0">
        <w:rPr>
          <w:rFonts w:ascii="Arial" w:hAnsi="Arial" w:cs="Arial"/>
          <w:b/>
        </w:rPr>
        <w:t>E</w:t>
      </w:r>
      <w:r w:rsidRPr="007D743D">
        <w:rPr>
          <w:rFonts w:ascii="Arial" w:hAnsi="Arial" w:cs="Arial"/>
          <w:b/>
        </w:rPr>
        <w:t xml:space="preserve">xplanatory </w:t>
      </w:r>
      <w:r w:rsidR="000B78B0">
        <w:rPr>
          <w:rFonts w:ascii="Arial" w:hAnsi="Arial" w:cs="Arial"/>
          <w:b/>
        </w:rPr>
        <w:t>V</w:t>
      </w:r>
      <w:r w:rsidRPr="007D743D">
        <w:rPr>
          <w:rFonts w:ascii="Arial" w:hAnsi="Arial" w:cs="Arial"/>
          <w:b/>
        </w:rPr>
        <w:t>ariables</w:t>
      </w:r>
    </w:p>
    <w:p w14:paraId="3363994A" w14:textId="0213B26A" w:rsidR="007D743D" w:rsidRDefault="007D743D" w:rsidP="007D743D">
      <w:pPr>
        <w:spacing w:after="200" w:line="276" w:lineRule="auto"/>
        <w:rPr>
          <w:rFonts w:ascii="Arial" w:hAnsi="Arial" w:cs="Arial"/>
        </w:rPr>
      </w:pPr>
      <w:r>
        <w:rPr>
          <w:rFonts w:ascii="Arial" w:hAnsi="Arial" w:cs="Arial"/>
        </w:rPr>
        <w:t xml:space="preserve">To calculate the </w:t>
      </w:r>
      <w:r w:rsidR="009068F3">
        <w:rPr>
          <w:rFonts w:ascii="Arial" w:hAnsi="Arial" w:cs="Arial"/>
        </w:rPr>
        <w:t>v</w:t>
      </w:r>
      <w:r>
        <w:rPr>
          <w:rFonts w:ascii="Arial" w:hAnsi="Arial" w:cs="Arial"/>
        </w:rPr>
        <w:t xml:space="preserve">ariance </w:t>
      </w:r>
      <w:r w:rsidR="009068F3">
        <w:rPr>
          <w:rFonts w:ascii="Arial" w:hAnsi="Arial" w:cs="Arial"/>
        </w:rPr>
        <w:t>i</w:t>
      </w:r>
      <w:r>
        <w:rPr>
          <w:rFonts w:ascii="Arial" w:hAnsi="Arial" w:cs="Arial"/>
        </w:rPr>
        <w:t xml:space="preserve">nflation </w:t>
      </w:r>
      <w:r w:rsidR="009068F3">
        <w:rPr>
          <w:rFonts w:ascii="Arial" w:hAnsi="Arial" w:cs="Arial"/>
        </w:rPr>
        <w:t>f</w:t>
      </w:r>
      <w:r>
        <w:rPr>
          <w:rFonts w:ascii="Arial" w:hAnsi="Arial" w:cs="Arial"/>
        </w:rPr>
        <w:t>actor:</w:t>
      </w:r>
    </w:p>
    <w:p w14:paraId="0EFC8B45" w14:textId="53636182" w:rsidR="007D743D" w:rsidRDefault="007D743D" w:rsidP="006F03E5">
      <w:pPr>
        <w:pStyle w:val="ListParagraph"/>
        <w:numPr>
          <w:ilvl w:val="0"/>
          <w:numId w:val="14"/>
        </w:numPr>
        <w:spacing w:after="200" w:line="276" w:lineRule="auto"/>
        <w:rPr>
          <w:rFonts w:ascii="Arial" w:hAnsi="Arial" w:cs="Arial"/>
        </w:rPr>
      </w:pPr>
      <w:r>
        <w:rPr>
          <w:rFonts w:ascii="Arial" w:hAnsi="Arial" w:cs="Arial"/>
        </w:rPr>
        <w:t xml:space="preserve">Click on Models, </w:t>
      </w:r>
      <w:r w:rsidR="001D48E6">
        <w:rPr>
          <w:rFonts w:ascii="Arial" w:hAnsi="Arial" w:cs="Arial"/>
        </w:rPr>
        <w:t>Numerical Diagnostics, Variance Inflation Factor</w:t>
      </w:r>
      <w:r w:rsidR="000B78B0">
        <w:rPr>
          <w:rFonts w:ascii="Arial" w:hAnsi="Arial" w:cs="Arial"/>
        </w:rPr>
        <w:t>.</w:t>
      </w:r>
    </w:p>
    <w:p w14:paraId="09779250" w14:textId="77777777" w:rsidR="001D48E6" w:rsidRDefault="001D48E6" w:rsidP="001D48E6">
      <w:pPr>
        <w:spacing w:after="200" w:line="276" w:lineRule="auto"/>
        <w:rPr>
          <w:rFonts w:ascii="Arial" w:hAnsi="Arial" w:cs="Arial"/>
        </w:rPr>
      </w:pPr>
      <w:r>
        <w:rPr>
          <w:noProof/>
        </w:rPr>
        <w:drawing>
          <wp:inline distT="0" distB="0" distL="0" distR="0" wp14:anchorId="7045B44F" wp14:editId="1134007A">
            <wp:extent cx="5486400" cy="4384431"/>
            <wp:effectExtent l="0" t="0" r="0" b="0"/>
            <wp:docPr id="21" name="Picture 21" descr="Multi-collinearity output of Variance Inflation Factor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Multi-collinearity output of Variance Inflation Factor test"/>
                    <pic:cNvPicPr/>
                  </pic:nvPicPr>
                  <pic:blipFill>
                    <a:blip r:embed="rId32"/>
                    <a:stretch>
                      <a:fillRect/>
                    </a:stretch>
                  </pic:blipFill>
                  <pic:spPr>
                    <a:xfrm>
                      <a:off x="0" y="0"/>
                      <a:ext cx="5486400" cy="4384431"/>
                    </a:xfrm>
                    <a:prstGeom prst="rect">
                      <a:avLst/>
                    </a:prstGeom>
                  </pic:spPr>
                </pic:pic>
              </a:graphicData>
            </a:graphic>
          </wp:inline>
        </w:drawing>
      </w:r>
    </w:p>
    <w:p w14:paraId="11FC659E" w14:textId="2D3470FB" w:rsidR="00EB338D" w:rsidRDefault="001D48E6" w:rsidP="006F03E5">
      <w:pPr>
        <w:pStyle w:val="ListParagraph"/>
        <w:numPr>
          <w:ilvl w:val="0"/>
          <w:numId w:val="14"/>
        </w:numPr>
        <w:spacing w:after="200" w:line="276" w:lineRule="auto"/>
        <w:rPr>
          <w:rFonts w:ascii="Arial" w:hAnsi="Arial" w:cs="Arial"/>
        </w:rPr>
      </w:pPr>
      <w:r w:rsidRPr="00856D74">
        <w:rPr>
          <w:rFonts w:ascii="Arial" w:hAnsi="Arial" w:cs="Arial"/>
        </w:rPr>
        <w:t xml:space="preserve">If the variance inflation factors are less than 10, then there is no multicollinearity. If multicollinearity exists, then drop variables or combine variables. </w:t>
      </w:r>
    </w:p>
    <w:p w14:paraId="4B34BC09" w14:textId="3D9701D1" w:rsidR="001D48E6" w:rsidRPr="00856D74" w:rsidRDefault="001D48E6" w:rsidP="006F03E5">
      <w:pPr>
        <w:pStyle w:val="ListParagraph"/>
        <w:numPr>
          <w:ilvl w:val="0"/>
          <w:numId w:val="14"/>
        </w:numPr>
        <w:spacing w:after="200" w:line="276" w:lineRule="auto"/>
        <w:rPr>
          <w:rFonts w:ascii="Arial" w:hAnsi="Arial" w:cs="Arial"/>
        </w:rPr>
      </w:pPr>
      <w:r w:rsidRPr="00856D74">
        <w:rPr>
          <w:rFonts w:ascii="Arial" w:hAnsi="Arial" w:cs="Arial"/>
        </w:rPr>
        <w:t>Factor analysis is one technique for combining variables.</w:t>
      </w:r>
      <w:r w:rsidR="00EB338D">
        <w:rPr>
          <w:rFonts w:ascii="Arial" w:hAnsi="Arial" w:cs="Arial"/>
        </w:rPr>
        <w:t xml:space="preserve"> We will cover factor analysis later; it’s not necessary for this model.</w:t>
      </w:r>
    </w:p>
    <w:p w14:paraId="411E8F38" w14:textId="77777777" w:rsidR="001D48E6" w:rsidRDefault="001D48E6" w:rsidP="001D48E6">
      <w:pPr>
        <w:spacing w:after="200" w:line="276" w:lineRule="auto"/>
        <w:rPr>
          <w:rFonts w:ascii="Arial" w:hAnsi="Arial" w:cs="Arial"/>
        </w:rPr>
      </w:pPr>
    </w:p>
    <w:p w14:paraId="1023DE50" w14:textId="77777777" w:rsidR="00643DAA" w:rsidRDefault="00643DAA">
      <w:pPr>
        <w:spacing w:after="200" w:line="276" w:lineRule="auto"/>
        <w:rPr>
          <w:rFonts w:ascii="Arial" w:hAnsi="Arial" w:cs="Arial"/>
          <w:b/>
        </w:rPr>
      </w:pPr>
      <w:r>
        <w:rPr>
          <w:rFonts w:ascii="Arial" w:hAnsi="Arial" w:cs="Arial"/>
          <w:b/>
        </w:rPr>
        <w:br w:type="page"/>
      </w:r>
    </w:p>
    <w:p w14:paraId="4B1452CB" w14:textId="77777777" w:rsidR="00643DAA" w:rsidRPr="00AC7D57" w:rsidRDefault="00643DAA" w:rsidP="00643DAA">
      <w:pPr>
        <w:spacing w:after="200" w:line="276" w:lineRule="auto"/>
        <w:rPr>
          <w:rFonts w:ascii="Arial" w:hAnsi="Arial" w:cs="Arial"/>
          <w:b/>
        </w:rPr>
      </w:pPr>
      <w:r>
        <w:rPr>
          <w:rFonts w:ascii="Arial" w:hAnsi="Arial" w:cs="Arial"/>
          <w:b/>
        </w:rPr>
        <w:lastRenderedPageBreak/>
        <w:t>9.4.3 R: Factor Analysis</w:t>
      </w:r>
    </w:p>
    <w:p w14:paraId="65B90445" w14:textId="3024611D" w:rsidR="00643DAA" w:rsidRDefault="00643DAA" w:rsidP="00643DAA">
      <w:pPr>
        <w:spacing w:after="200" w:line="276" w:lineRule="auto"/>
        <w:rPr>
          <w:rFonts w:ascii="Arial" w:hAnsi="Arial" w:cs="Arial"/>
        </w:rPr>
      </w:pPr>
      <w:r>
        <w:rPr>
          <w:rFonts w:ascii="Arial" w:hAnsi="Arial" w:cs="Arial"/>
        </w:rPr>
        <w:t>When variables are collinear, you must combine or drop some variables. Factor analysis identifies how many unique concepts are in the variables and combines them into factors.</w:t>
      </w:r>
    </w:p>
    <w:p w14:paraId="05E5B2B2" w14:textId="77777777" w:rsidR="00643DAA" w:rsidRDefault="00643DAA" w:rsidP="00643DAA">
      <w:pPr>
        <w:rPr>
          <w:rFonts w:ascii="Arial" w:hAnsi="Arial" w:cs="Arial"/>
          <w:b/>
        </w:rPr>
      </w:pPr>
      <w:r>
        <w:rPr>
          <w:rFonts w:ascii="Arial" w:hAnsi="Arial" w:cs="Arial"/>
          <w:b/>
        </w:rPr>
        <w:t>Install</w:t>
      </w:r>
    </w:p>
    <w:p w14:paraId="58051228" w14:textId="77777777" w:rsidR="00643DAA" w:rsidRDefault="00643DAA" w:rsidP="00643DAA">
      <w:pPr>
        <w:rPr>
          <w:rFonts w:ascii="Arial" w:hAnsi="Arial" w:cs="Arial"/>
          <w:b/>
        </w:rPr>
      </w:pPr>
    </w:p>
    <w:p w14:paraId="55966AE9" w14:textId="4FDF169D" w:rsidR="00643DAA" w:rsidRDefault="00643DAA" w:rsidP="00643DAA">
      <w:pPr>
        <w:rPr>
          <w:rFonts w:ascii="Arial" w:hAnsi="Arial" w:cs="Arial"/>
          <w:bCs/>
        </w:rPr>
      </w:pPr>
      <w:r w:rsidRPr="00446F38">
        <w:rPr>
          <w:rFonts w:ascii="Arial" w:hAnsi="Arial" w:cs="Arial"/>
          <w:bCs/>
        </w:rPr>
        <w:t xml:space="preserve">To </w:t>
      </w:r>
      <w:r>
        <w:rPr>
          <w:rFonts w:ascii="Arial" w:hAnsi="Arial" w:cs="Arial"/>
          <w:bCs/>
        </w:rPr>
        <w:t>install the modules, we need the psych library. Enter the following commands</w:t>
      </w:r>
      <w:r w:rsidR="000B78B0">
        <w:rPr>
          <w:rFonts w:ascii="Arial" w:hAnsi="Arial" w:cs="Arial"/>
          <w:bCs/>
        </w:rPr>
        <w:t>:</w:t>
      </w:r>
    </w:p>
    <w:p w14:paraId="06905972" w14:textId="77777777" w:rsidR="00643DAA" w:rsidRDefault="00643DAA" w:rsidP="00643DAA">
      <w:pPr>
        <w:rPr>
          <w:rFonts w:ascii="Arial" w:hAnsi="Arial" w:cs="Arial"/>
          <w:bCs/>
        </w:rPr>
      </w:pPr>
    </w:p>
    <w:p w14:paraId="6AC413FF" w14:textId="77777777" w:rsidR="00643DAA" w:rsidRDefault="00643DAA" w:rsidP="00643DAA">
      <w:pPr>
        <w:rPr>
          <w:rFonts w:ascii="Arial" w:hAnsi="Arial" w:cs="Arial"/>
          <w:bCs/>
        </w:rPr>
      </w:pPr>
      <w:r>
        <w:rPr>
          <w:rFonts w:ascii="Arial" w:hAnsi="Arial" w:cs="Arial"/>
          <w:bCs/>
        </w:rPr>
        <w:tab/>
      </w:r>
      <w:proofErr w:type="spellStart"/>
      <w:proofErr w:type="gramStart"/>
      <w:r>
        <w:rPr>
          <w:rFonts w:ascii="Arial" w:hAnsi="Arial" w:cs="Arial"/>
          <w:bCs/>
        </w:rPr>
        <w:t>install.packages</w:t>
      </w:r>
      <w:proofErr w:type="spellEnd"/>
      <w:proofErr w:type="gramEnd"/>
      <w:r>
        <w:rPr>
          <w:rFonts w:ascii="Arial" w:hAnsi="Arial" w:cs="Arial"/>
          <w:bCs/>
        </w:rPr>
        <w:t>(</w:t>
      </w:r>
      <w:r w:rsidRPr="00A1227C">
        <w:rPr>
          <w:rFonts w:ascii="Arial" w:hAnsi="Arial" w:cs="Arial"/>
          <w:bCs/>
        </w:rPr>
        <w:t>"</w:t>
      </w:r>
      <w:proofErr w:type="spellStart"/>
      <w:r>
        <w:rPr>
          <w:rFonts w:ascii="Arial" w:hAnsi="Arial" w:cs="Arial"/>
          <w:bCs/>
        </w:rPr>
        <w:t>psych</w:t>
      </w:r>
      <w:r w:rsidRPr="00A1227C">
        <w:rPr>
          <w:rFonts w:ascii="Arial" w:hAnsi="Arial" w:cs="Arial"/>
          <w:bCs/>
        </w:rPr>
        <w:t>"</w:t>
      </w:r>
      <w:r>
        <w:rPr>
          <w:rFonts w:ascii="Arial" w:hAnsi="Arial" w:cs="Arial"/>
          <w:bCs/>
        </w:rPr>
        <w:t>,dependencies</w:t>
      </w:r>
      <w:proofErr w:type="spellEnd"/>
      <w:r>
        <w:rPr>
          <w:rFonts w:ascii="Arial" w:hAnsi="Arial" w:cs="Arial"/>
          <w:bCs/>
        </w:rPr>
        <w:t>=TRUE)</w:t>
      </w:r>
    </w:p>
    <w:p w14:paraId="7F401691" w14:textId="77777777" w:rsidR="00643DAA" w:rsidRDefault="00643DAA" w:rsidP="00643DAA">
      <w:pPr>
        <w:rPr>
          <w:rFonts w:ascii="Arial" w:hAnsi="Arial" w:cs="Arial"/>
          <w:bCs/>
        </w:rPr>
      </w:pPr>
    </w:p>
    <w:p w14:paraId="58AEBF52" w14:textId="77777777" w:rsidR="00643DAA" w:rsidRDefault="00643DAA" w:rsidP="00643DAA">
      <w:pPr>
        <w:rPr>
          <w:rFonts w:ascii="Arial" w:hAnsi="Arial" w:cs="Arial"/>
          <w:bCs/>
        </w:rPr>
      </w:pPr>
      <w:r>
        <w:rPr>
          <w:rFonts w:ascii="Arial" w:hAnsi="Arial" w:cs="Arial"/>
          <w:bCs/>
        </w:rPr>
        <w:tab/>
        <w:t>library(psych)</w:t>
      </w:r>
    </w:p>
    <w:p w14:paraId="42EE965D" w14:textId="77777777" w:rsidR="00643DAA" w:rsidRDefault="00643DAA" w:rsidP="00643DAA">
      <w:pPr>
        <w:rPr>
          <w:rFonts w:ascii="Arial" w:hAnsi="Arial" w:cs="Arial"/>
          <w:bCs/>
        </w:rPr>
      </w:pPr>
    </w:p>
    <w:p w14:paraId="0962FB54" w14:textId="3C735F2D" w:rsidR="00643DAA" w:rsidRPr="00286A37" w:rsidRDefault="00643DAA" w:rsidP="00643DAA">
      <w:pPr>
        <w:rPr>
          <w:rFonts w:ascii="Arial" w:hAnsi="Arial" w:cs="Arial"/>
          <w:b/>
        </w:rPr>
      </w:pPr>
      <w:r>
        <w:rPr>
          <w:rFonts w:ascii="Arial" w:hAnsi="Arial" w:cs="Arial"/>
          <w:b/>
        </w:rPr>
        <w:t>Download Data</w:t>
      </w:r>
      <w:r w:rsidR="009068F3">
        <w:rPr>
          <w:rFonts w:ascii="Arial" w:hAnsi="Arial" w:cs="Arial"/>
          <w:b/>
        </w:rPr>
        <w:t xml:space="preserve"> S</w:t>
      </w:r>
      <w:r>
        <w:rPr>
          <w:rFonts w:ascii="Arial" w:hAnsi="Arial" w:cs="Arial"/>
          <w:b/>
        </w:rPr>
        <w:t>ets</w:t>
      </w:r>
    </w:p>
    <w:p w14:paraId="35506F54" w14:textId="77777777" w:rsidR="00643DAA" w:rsidRDefault="00643DAA" w:rsidP="00643DAA">
      <w:pPr>
        <w:rPr>
          <w:rFonts w:ascii="Arial" w:hAnsi="Arial" w:cs="Arial"/>
        </w:rPr>
      </w:pPr>
    </w:p>
    <w:p w14:paraId="455DB668" w14:textId="5BAF124F" w:rsidR="00643DAA" w:rsidRDefault="00643DAA" w:rsidP="00643DAA">
      <w:pPr>
        <w:spacing w:after="200" w:line="276" w:lineRule="auto"/>
        <w:rPr>
          <w:rFonts w:ascii="Arial" w:hAnsi="Arial" w:cs="Arial"/>
        </w:rPr>
      </w:pPr>
      <w:r>
        <w:rPr>
          <w:rFonts w:ascii="Arial" w:hAnsi="Arial" w:cs="Arial"/>
        </w:rPr>
        <w:t>The orange juice data</w:t>
      </w:r>
      <w:r w:rsidR="009068F3">
        <w:rPr>
          <w:rFonts w:ascii="Arial" w:hAnsi="Arial" w:cs="Arial"/>
        </w:rPr>
        <w:t xml:space="preserve"> </w:t>
      </w:r>
      <w:r>
        <w:rPr>
          <w:rFonts w:ascii="Arial" w:hAnsi="Arial" w:cs="Arial"/>
        </w:rPr>
        <w:t>set does not have a problem with multicollinearity, so we will use a different data</w:t>
      </w:r>
      <w:r w:rsidR="009068F3">
        <w:rPr>
          <w:rFonts w:ascii="Arial" w:hAnsi="Arial" w:cs="Arial"/>
        </w:rPr>
        <w:t xml:space="preserve"> </w:t>
      </w:r>
      <w:r>
        <w:rPr>
          <w:rFonts w:ascii="Arial" w:hAnsi="Arial" w:cs="Arial"/>
        </w:rPr>
        <w:t>set to demonstrate a solution. Download the Week9-teaching-data.xlsx</w:t>
      </w:r>
      <w:r w:rsidR="009068F3">
        <w:rPr>
          <w:rFonts w:ascii="Arial" w:hAnsi="Arial" w:cs="Arial"/>
        </w:rPr>
        <w:t xml:space="preserve"> file</w:t>
      </w:r>
      <w:r>
        <w:rPr>
          <w:rFonts w:ascii="Arial" w:hAnsi="Arial" w:cs="Arial"/>
        </w:rPr>
        <w:t xml:space="preserve">. This data set is from Charles </w:t>
      </w:r>
      <w:proofErr w:type="spellStart"/>
      <w:r>
        <w:rPr>
          <w:rFonts w:ascii="Arial" w:hAnsi="Arial" w:cs="Arial"/>
        </w:rPr>
        <w:t>Zaiontz</w:t>
      </w:r>
      <w:proofErr w:type="spellEnd"/>
      <w:r>
        <w:rPr>
          <w:rFonts w:ascii="Arial" w:hAnsi="Arial" w:cs="Arial"/>
        </w:rPr>
        <w:t>, from the website:</w:t>
      </w:r>
    </w:p>
    <w:p w14:paraId="372B9E68" w14:textId="77777777" w:rsidR="00643DAA" w:rsidRPr="00AC1A13" w:rsidRDefault="00643DAA" w:rsidP="00643DAA">
      <w:pPr>
        <w:rPr>
          <w:rFonts w:ascii="Calibri" w:hAnsi="Calibri" w:cs="Calibri"/>
          <w:color w:val="000000"/>
          <w:sz w:val="22"/>
          <w:szCs w:val="22"/>
        </w:rPr>
      </w:pPr>
      <w:r w:rsidRPr="00AC1A13">
        <w:rPr>
          <w:rFonts w:ascii="Calibri" w:hAnsi="Calibri" w:cs="Calibri"/>
          <w:color w:val="000000"/>
          <w:sz w:val="22"/>
          <w:szCs w:val="22"/>
        </w:rPr>
        <w:t>http://www.real-statistics.com/multivariate-statistics/factor-analysis/factor-analysis-example/</w:t>
      </w:r>
    </w:p>
    <w:p w14:paraId="1F68C178" w14:textId="77777777" w:rsidR="00643DAA" w:rsidRDefault="00643DAA" w:rsidP="00643DAA">
      <w:pPr>
        <w:rPr>
          <w:rFonts w:ascii="Arial" w:hAnsi="Arial" w:cs="Arial"/>
        </w:rPr>
      </w:pPr>
    </w:p>
    <w:p w14:paraId="10D2C93A" w14:textId="77777777" w:rsidR="00643DAA" w:rsidRPr="00251A98" w:rsidRDefault="00643DAA" w:rsidP="00643DAA">
      <w:pPr>
        <w:rPr>
          <w:rFonts w:ascii="Arial" w:hAnsi="Arial" w:cs="Arial"/>
          <w:b/>
        </w:rPr>
      </w:pPr>
      <w:r w:rsidRPr="00251A98">
        <w:rPr>
          <w:rFonts w:ascii="Arial" w:hAnsi="Arial" w:cs="Arial"/>
          <w:b/>
        </w:rPr>
        <w:t>Loading Data</w:t>
      </w:r>
    </w:p>
    <w:p w14:paraId="017E6521" w14:textId="77777777" w:rsidR="00643DAA" w:rsidRDefault="00643DAA" w:rsidP="00643DAA">
      <w:pPr>
        <w:rPr>
          <w:rFonts w:ascii="Arial" w:hAnsi="Arial" w:cs="Arial"/>
        </w:rPr>
      </w:pPr>
    </w:p>
    <w:p w14:paraId="68FA5929" w14:textId="77777777" w:rsidR="00643DAA" w:rsidRDefault="00643DAA" w:rsidP="00643DAA">
      <w:pPr>
        <w:rPr>
          <w:rFonts w:ascii="Arial" w:hAnsi="Arial" w:cs="Arial"/>
        </w:rPr>
      </w:pPr>
      <w:r>
        <w:rPr>
          <w:rFonts w:ascii="Arial" w:hAnsi="Arial" w:cs="Arial"/>
        </w:rPr>
        <w:t>To load data into R:</w:t>
      </w:r>
    </w:p>
    <w:p w14:paraId="673B603F" w14:textId="77777777" w:rsidR="00643DAA" w:rsidRDefault="00643DAA" w:rsidP="00643DAA">
      <w:pPr>
        <w:rPr>
          <w:rFonts w:ascii="Arial" w:hAnsi="Arial" w:cs="Arial"/>
        </w:rPr>
      </w:pPr>
    </w:p>
    <w:p w14:paraId="6BE83AD5" w14:textId="2B828D45" w:rsidR="00643DAA" w:rsidRDefault="00643DAA" w:rsidP="00643DAA">
      <w:pPr>
        <w:pStyle w:val="ListParagraph"/>
        <w:numPr>
          <w:ilvl w:val="0"/>
          <w:numId w:val="18"/>
        </w:numPr>
        <w:rPr>
          <w:rFonts w:ascii="Arial" w:hAnsi="Arial" w:cs="Arial"/>
        </w:rPr>
      </w:pPr>
      <w:r>
        <w:rPr>
          <w:rFonts w:ascii="Arial" w:hAnsi="Arial" w:cs="Arial"/>
        </w:rPr>
        <w:t>Click on Data at the top of the screen</w:t>
      </w:r>
      <w:r w:rsidR="000B78B0">
        <w:rPr>
          <w:rFonts w:ascii="Arial" w:hAnsi="Arial" w:cs="Arial"/>
        </w:rPr>
        <w:t>.</w:t>
      </w:r>
    </w:p>
    <w:p w14:paraId="4725F770" w14:textId="77777777" w:rsidR="00643DAA" w:rsidRDefault="00643DAA" w:rsidP="00643DAA">
      <w:pPr>
        <w:pStyle w:val="ListParagraph"/>
        <w:numPr>
          <w:ilvl w:val="0"/>
          <w:numId w:val="18"/>
        </w:numPr>
        <w:rPr>
          <w:rFonts w:ascii="Arial" w:hAnsi="Arial" w:cs="Arial"/>
        </w:rPr>
      </w:pPr>
      <w:r>
        <w:rPr>
          <w:rFonts w:ascii="Arial" w:hAnsi="Arial" w:cs="Arial"/>
        </w:rPr>
        <w:t>Click on Import Data &gt; From Excel file …</w:t>
      </w:r>
    </w:p>
    <w:p w14:paraId="1692597C" w14:textId="67F13B94" w:rsidR="00643DAA" w:rsidRDefault="00643DAA" w:rsidP="00643DAA">
      <w:pPr>
        <w:pStyle w:val="ListParagraph"/>
        <w:numPr>
          <w:ilvl w:val="0"/>
          <w:numId w:val="18"/>
        </w:numPr>
        <w:rPr>
          <w:rFonts w:ascii="Arial" w:hAnsi="Arial" w:cs="Arial"/>
        </w:rPr>
      </w:pPr>
      <w:r>
        <w:rPr>
          <w:rFonts w:ascii="Arial" w:hAnsi="Arial" w:cs="Arial"/>
        </w:rPr>
        <w:t>Enter the name that you would like to use for this data set; type in teaching, then OK</w:t>
      </w:r>
      <w:r w:rsidR="000B78B0">
        <w:rPr>
          <w:rFonts w:ascii="Arial" w:hAnsi="Arial" w:cs="Arial"/>
        </w:rPr>
        <w:t>.</w:t>
      </w:r>
    </w:p>
    <w:p w14:paraId="077F9CB4" w14:textId="4A9CA643" w:rsidR="00643DAA" w:rsidRDefault="00643DAA" w:rsidP="00643DAA">
      <w:pPr>
        <w:pStyle w:val="ListParagraph"/>
        <w:numPr>
          <w:ilvl w:val="0"/>
          <w:numId w:val="18"/>
        </w:numPr>
        <w:rPr>
          <w:rFonts w:ascii="Arial" w:hAnsi="Arial" w:cs="Arial"/>
        </w:rPr>
      </w:pPr>
      <w:r w:rsidRPr="00FF57F6">
        <w:rPr>
          <w:rFonts w:ascii="Arial" w:hAnsi="Arial" w:cs="Arial"/>
        </w:rPr>
        <w:t xml:space="preserve">Click on the </w:t>
      </w:r>
      <w:r>
        <w:rPr>
          <w:rFonts w:ascii="Arial" w:hAnsi="Arial" w:cs="Arial"/>
        </w:rPr>
        <w:t>Teaching</w:t>
      </w:r>
      <w:r w:rsidRPr="00FF57F6">
        <w:rPr>
          <w:rFonts w:ascii="Arial" w:hAnsi="Arial" w:cs="Arial"/>
        </w:rPr>
        <w:t xml:space="preserve"> file, then Open</w:t>
      </w:r>
      <w:r w:rsidR="000B78B0">
        <w:rPr>
          <w:rFonts w:ascii="Arial" w:hAnsi="Arial" w:cs="Arial"/>
        </w:rPr>
        <w:t>.</w:t>
      </w:r>
    </w:p>
    <w:p w14:paraId="45AB50C6" w14:textId="2BBDBA9A" w:rsidR="00643DAA" w:rsidRDefault="00643DAA" w:rsidP="00643DAA">
      <w:pPr>
        <w:pStyle w:val="ListParagraph"/>
        <w:numPr>
          <w:ilvl w:val="0"/>
          <w:numId w:val="18"/>
        </w:numPr>
        <w:rPr>
          <w:rFonts w:ascii="Arial" w:hAnsi="Arial" w:cs="Arial"/>
        </w:rPr>
      </w:pPr>
      <w:r>
        <w:rPr>
          <w:rFonts w:ascii="Arial" w:hAnsi="Arial" w:cs="Arial"/>
        </w:rPr>
        <w:t>In this example, the Teaching spreadsheet has two worksheets, Teaching and Reference; click on Teaching, then OK</w:t>
      </w:r>
      <w:r w:rsidR="000B78B0">
        <w:rPr>
          <w:rFonts w:ascii="Arial" w:hAnsi="Arial" w:cs="Arial"/>
        </w:rPr>
        <w:t>.</w:t>
      </w:r>
    </w:p>
    <w:p w14:paraId="58469C49" w14:textId="77777777" w:rsidR="00643DAA" w:rsidRDefault="00643DAA" w:rsidP="00643DAA">
      <w:pPr>
        <w:rPr>
          <w:rFonts w:ascii="Arial" w:hAnsi="Arial" w:cs="Arial"/>
        </w:rPr>
      </w:pPr>
    </w:p>
    <w:p w14:paraId="27E68CFD" w14:textId="77777777" w:rsidR="00643DAA" w:rsidRDefault="00643DAA" w:rsidP="00643DAA">
      <w:pPr>
        <w:jc w:val="center"/>
        <w:rPr>
          <w:rFonts w:ascii="Arial" w:hAnsi="Arial" w:cs="Arial"/>
        </w:rPr>
      </w:pPr>
      <w:r>
        <w:rPr>
          <w:rFonts w:ascii="Arial" w:hAnsi="Arial" w:cs="Arial"/>
          <w:noProof/>
        </w:rPr>
        <w:drawing>
          <wp:inline distT="0" distB="0" distL="0" distR="0" wp14:anchorId="411C52AE" wp14:editId="769CB300">
            <wp:extent cx="1434465" cy="1031240"/>
            <wp:effectExtent l="0" t="0" r="0" b="0"/>
            <wp:docPr id="35" name="Picture 35" descr="Menu to select teach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Menu to select teaching dat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34465" cy="1031240"/>
                    </a:xfrm>
                    <a:prstGeom prst="rect">
                      <a:avLst/>
                    </a:prstGeom>
                    <a:noFill/>
                    <a:ln>
                      <a:noFill/>
                    </a:ln>
                  </pic:spPr>
                </pic:pic>
              </a:graphicData>
            </a:graphic>
          </wp:inline>
        </w:drawing>
      </w:r>
    </w:p>
    <w:p w14:paraId="52BB9209" w14:textId="77777777" w:rsidR="00643DAA" w:rsidRDefault="00643DAA" w:rsidP="00643DAA">
      <w:pPr>
        <w:rPr>
          <w:rFonts w:ascii="Arial" w:hAnsi="Arial" w:cs="Arial"/>
        </w:rPr>
      </w:pPr>
    </w:p>
    <w:p w14:paraId="00DE5218" w14:textId="4F041AE2" w:rsidR="00643DAA" w:rsidRDefault="00643DAA" w:rsidP="00643DAA">
      <w:pPr>
        <w:pStyle w:val="ListParagraph"/>
        <w:numPr>
          <w:ilvl w:val="0"/>
          <w:numId w:val="18"/>
        </w:numPr>
        <w:rPr>
          <w:rFonts w:ascii="Arial" w:hAnsi="Arial" w:cs="Arial"/>
        </w:rPr>
      </w:pPr>
      <w:r>
        <w:rPr>
          <w:rFonts w:ascii="Arial" w:hAnsi="Arial" w:cs="Arial"/>
        </w:rPr>
        <w:t xml:space="preserve">In </w:t>
      </w:r>
      <w:proofErr w:type="spellStart"/>
      <w:r>
        <w:rPr>
          <w:rFonts w:ascii="Arial" w:hAnsi="Arial" w:cs="Arial"/>
        </w:rPr>
        <w:t>Rcmdr</w:t>
      </w:r>
      <w:proofErr w:type="spellEnd"/>
      <w:r>
        <w:rPr>
          <w:rFonts w:ascii="Arial" w:hAnsi="Arial" w:cs="Arial"/>
        </w:rPr>
        <w:t>, click on View data</w:t>
      </w:r>
      <w:r w:rsidR="000B78B0">
        <w:rPr>
          <w:rFonts w:ascii="Arial" w:hAnsi="Arial" w:cs="Arial"/>
        </w:rPr>
        <w:t>.</w:t>
      </w:r>
    </w:p>
    <w:p w14:paraId="6C0008A1" w14:textId="77777777" w:rsidR="00643DAA" w:rsidRDefault="00643DAA" w:rsidP="00643DAA">
      <w:pPr>
        <w:rPr>
          <w:rFonts w:ascii="Arial" w:hAnsi="Arial" w:cs="Arial"/>
        </w:rPr>
      </w:pPr>
    </w:p>
    <w:p w14:paraId="5858053E" w14:textId="77777777" w:rsidR="00643DAA" w:rsidRDefault="00643DAA" w:rsidP="00643DAA">
      <w:pPr>
        <w:jc w:val="center"/>
        <w:rPr>
          <w:rFonts w:ascii="Arial" w:hAnsi="Arial" w:cs="Arial"/>
        </w:rPr>
      </w:pPr>
      <w:r>
        <w:rPr>
          <w:rFonts w:ascii="Arial" w:hAnsi="Arial" w:cs="Arial"/>
          <w:noProof/>
        </w:rPr>
        <w:drawing>
          <wp:inline distT="0" distB="0" distL="0" distR="0" wp14:anchorId="748C0660" wp14:editId="5D87CBDB">
            <wp:extent cx="4495800" cy="1935185"/>
            <wp:effectExtent l="0" t="0" r="0" b="8255"/>
            <wp:docPr id="44" name="Picture 44" descr="View of teach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View of teaching dat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99248" cy="1936669"/>
                    </a:xfrm>
                    <a:prstGeom prst="rect">
                      <a:avLst/>
                    </a:prstGeom>
                    <a:noFill/>
                    <a:ln>
                      <a:noFill/>
                    </a:ln>
                  </pic:spPr>
                </pic:pic>
              </a:graphicData>
            </a:graphic>
          </wp:inline>
        </w:drawing>
      </w:r>
    </w:p>
    <w:p w14:paraId="43CE1189" w14:textId="77777777" w:rsidR="00643DAA" w:rsidRDefault="00643DAA" w:rsidP="00643DAA">
      <w:pPr>
        <w:rPr>
          <w:rFonts w:ascii="Arial" w:hAnsi="Arial" w:cs="Arial"/>
        </w:rPr>
      </w:pPr>
    </w:p>
    <w:p w14:paraId="538391D4" w14:textId="77777777" w:rsidR="00643DAA" w:rsidRPr="00AC1A13" w:rsidRDefault="00643DAA" w:rsidP="00643DAA">
      <w:pPr>
        <w:pStyle w:val="ListParagraph"/>
        <w:numPr>
          <w:ilvl w:val="0"/>
          <w:numId w:val="18"/>
        </w:numPr>
        <w:rPr>
          <w:rFonts w:ascii="Arial" w:hAnsi="Arial" w:cs="Arial"/>
        </w:rPr>
      </w:pPr>
      <w:r>
        <w:rPr>
          <w:rFonts w:ascii="Arial" w:hAnsi="Arial" w:cs="Arial"/>
        </w:rPr>
        <w:t>This data represents what students feel are important characteristics for an instructor.</w:t>
      </w:r>
    </w:p>
    <w:p w14:paraId="797E62C8" w14:textId="77777777" w:rsidR="00643DAA" w:rsidRDefault="00643DAA" w:rsidP="00643DAA">
      <w:pPr>
        <w:pStyle w:val="ListParagraph"/>
        <w:numPr>
          <w:ilvl w:val="0"/>
          <w:numId w:val="18"/>
        </w:numPr>
        <w:rPr>
          <w:rFonts w:ascii="Arial" w:hAnsi="Arial" w:cs="Arial"/>
        </w:rPr>
      </w:pPr>
      <w:r>
        <w:rPr>
          <w:rFonts w:ascii="Arial" w:hAnsi="Arial" w:cs="Arial"/>
        </w:rPr>
        <w:t>The characteristics are:</w:t>
      </w:r>
    </w:p>
    <w:p w14:paraId="00A07AA9" w14:textId="77777777" w:rsidR="00643DAA" w:rsidRDefault="00643DAA" w:rsidP="00643DAA">
      <w:pPr>
        <w:rPr>
          <w:rFonts w:ascii="Arial" w:hAnsi="Arial" w:cs="Arial"/>
        </w:rPr>
      </w:pPr>
    </w:p>
    <w:p w14:paraId="278E5D5E" w14:textId="77777777" w:rsidR="00643DAA" w:rsidRPr="00AC1A13" w:rsidRDefault="00643DAA" w:rsidP="00643DAA">
      <w:pPr>
        <w:ind w:left="360" w:firstLine="360"/>
        <w:rPr>
          <w:rFonts w:ascii="Arial" w:hAnsi="Arial" w:cs="Arial"/>
        </w:rPr>
      </w:pPr>
      <w:r>
        <w:rPr>
          <w:rFonts w:ascii="Arial" w:hAnsi="Arial" w:cs="Arial"/>
        </w:rPr>
        <w:t>Expectations</w:t>
      </w:r>
      <w:r>
        <w:rPr>
          <w:rFonts w:ascii="Arial" w:hAnsi="Arial" w:cs="Arial"/>
        </w:rPr>
        <w:tab/>
      </w:r>
      <w:r w:rsidRPr="00AC1A13">
        <w:rPr>
          <w:rFonts w:ascii="Arial" w:hAnsi="Arial" w:cs="Arial"/>
        </w:rPr>
        <w:t>Setting high expectations for the students</w:t>
      </w:r>
    </w:p>
    <w:p w14:paraId="1BA0ACED" w14:textId="77777777" w:rsidR="00643DAA" w:rsidRPr="00AC1A13" w:rsidRDefault="00643DAA" w:rsidP="00643DAA">
      <w:pPr>
        <w:ind w:left="360" w:firstLine="360"/>
        <w:rPr>
          <w:rFonts w:ascii="Arial" w:hAnsi="Arial" w:cs="Arial"/>
        </w:rPr>
      </w:pPr>
      <w:r>
        <w:rPr>
          <w:rFonts w:ascii="Arial" w:hAnsi="Arial" w:cs="Arial"/>
        </w:rPr>
        <w:t>Entertaining</w:t>
      </w:r>
      <w:r>
        <w:rPr>
          <w:rFonts w:ascii="Arial" w:hAnsi="Arial" w:cs="Arial"/>
        </w:rPr>
        <w:tab/>
      </w:r>
      <w:proofErr w:type="spellStart"/>
      <w:r w:rsidRPr="00AC1A13">
        <w:rPr>
          <w:rFonts w:ascii="Arial" w:hAnsi="Arial" w:cs="Arial"/>
        </w:rPr>
        <w:t>Entertaining</w:t>
      </w:r>
      <w:proofErr w:type="spellEnd"/>
    </w:p>
    <w:p w14:paraId="7E16D3E7" w14:textId="77777777" w:rsidR="00643DAA" w:rsidRPr="00AC1A13" w:rsidRDefault="00643DAA" w:rsidP="00643DAA">
      <w:pPr>
        <w:ind w:left="360" w:firstLine="360"/>
        <w:rPr>
          <w:rFonts w:ascii="Arial" w:hAnsi="Arial" w:cs="Arial"/>
        </w:rPr>
      </w:pPr>
      <w:r>
        <w:rPr>
          <w:rFonts w:ascii="Arial" w:hAnsi="Arial" w:cs="Arial"/>
        </w:rPr>
        <w:t>Communicate</w:t>
      </w:r>
      <w:r>
        <w:rPr>
          <w:rFonts w:ascii="Arial" w:hAnsi="Arial" w:cs="Arial"/>
        </w:rPr>
        <w:tab/>
      </w:r>
      <w:r w:rsidRPr="00AC1A13">
        <w:rPr>
          <w:rFonts w:ascii="Arial" w:hAnsi="Arial" w:cs="Arial"/>
        </w:rPr>
        <w:t>Able to communicate effect</w:t>
      </w:r>
      <w:r>
        <w:rPr>
          <w:rFonts w:ascii="Arial" w:hAnsi="Arial" w:cs="Arial"/>
        </w:rPr>
        <w:t>i</w:t>
      </w:r>
      <w:r w:rsidRPr="00AC1A13">
        <w:rPr>
          <w:rFonts w:ascii="Arial" w:hAnsi="Arial" w:cs="Arial"/>
        </w:rPr>
        <w:t>vely</w:t>
      </w:r>
    </w:p>
    <w:p w14:paraId="4CCC3845" w14:textId="77777777" w:rsidR="00643DAA" w:rsidRPr="00AC1A13" w:rsidRDefault="00643DAA" w:rsidP="00643DAA">
      <w:pPr>
        <w:ind w:left="360" w:firstLine="360"/>
        <w:rPr>
          <w:rFonts w:ascii="Arial" w:hAnsi="Arial" w:cs="Arial"/>
        </w:rPr>
      </w:pPr>
      <w:r>
        <w:rPr>
          <w:rFonts w:ascii="Arial" w:hAnsi="Arial" w:cs="Arial"/>
        </w:rPr>
        <w:t>Expertise</w:t>
      </w:r>
      <w:r>
        <w:rPr>
          <w:rFonts w:ascii="Arial" w:hAnsi="Arial" w:cs="Arial"/>
        </w:rPr>
        <w:tab/>
      </w:r>
      <w:r w:rsidRPr="00AC1A13">
        <w:rPr>
          <w:rFonts w:ascii="Arial" w:hAnsi="Arial" w:cs="Arial"/>
        </w:rPr>
        <w:t>Having expertise in their subject</w:t>
      </w:r>
    </w:p>
    <w:p w14:paraId="51978E26" w14:textId="77777777" w:rsidR="00643DAA" w:rsidRPr="00AC1A13" w:rsidRDefault="00643DAA" w:rsidP="00643DAA">
      <w:pPr>
        <w:ind w:left="360" w:firstLine="360"/>
        <w:rPr>
          <w:rFonts w:ascii="Arial" w:hAnsi="Arial" w:cs="Arial"/>
        </w:rPr>
      </w:pPr>
      <w:r>
        <w:rPr>
          <w:rFonts w:ascii="Arial" w:hAnsi="Arial" w:cs="Arial"/>
        </w:rPr>
        <w:t>Motivate</w:t>
      </w:r>
      <w:r>
        <w:rPr>
          <w:rFonts w:ascii="Arial" w:hAnsi="Arial" w:cs="Arial"/>
        </w:rPr>
        <w:tab/>
      </w:r>
      <w:r w:rsidRPr="00AC1A13">
        <w:rPr>
          <w:rFonts w:ascii="Arial" w:hAnsi="Arial" w:cs="Arial"/>
        </w:rPr>
        <w:t>Able to motivate</w:t>
      </w:r>
    </w:p>
    <w:p w14:paraId="3E3534E7" w14:textId="77777777" w:rsidR="00643DAA" w:rsidRPr="00AC1A13" w:rsidRDefault="00643DAA" w:rsidP="00643DAA">
      <w:pPr>
        <w:ind w:left="360" w:firstLine="360"/>
        <w:rPr>
          <w:rFonts w:ascii="Arial" w:hAnsi="Arial" w:cs="Arial"/>
        </w:rPr>
      </w:pPr>
      <w:r w:rsidRPr="00AC1A13">
        <w:rPr>
          <w:rFonts w:ascii="Arial" w:hAnsi="Arial" w:cs="Arial"/>
        </w:rPr>
        <w:t>Caring</w:t>
      </w:r>
      <w:r>
        <w:rPr>
          <w:rFonts w:ascii="Arial" w:hAnsi="Arial" w:cs="Arial"/>
        </w:rPr>
        <w:tab/>
      </w:r>
      <w:r>
        <w:rPr>
          <w:rFonts w:ascii="Arial" w:hAnsi="Arial" w:cs="Arial"/>
        </w:rPr>
        <w:tab/>
      </w:r>
      <w:proofErr w:type="spellStart"/>
      <w:r>
        <w:rPr>
          <w:rFonts w:ascii="Arial" w:hAnsi="Arial" w:cs="Arial"/>
        </w:rPr>
        <w:t>Caring</w:t>
      </w:r>
      <w:proofErr w:type="spellEnd"/>
    </w:p>
    <w:p w14:paraId="1A3B4761" w14:textId="77777777" w:rsidR="00643DAA" w:rsidRPr="00AC1A13" w:rsidRDefault="00643DAA" w:rsidP="00643DAA">
      <w:pPr>
        <w:ind w:left="360" w:firstLine="360"/>
        <w:rPr>
          <w:rFonts w:ascii="Arial" w:hAnsi="Arial" w:cs="Arial"/>
        </w:rPr>
      </w:pPr>
      <w:r w:rsidRPr="00AC1A13">
        <w:rPr>
          <w:rFonts w:ascii="Arial" w:hAnsi="Arial" w:cs="Arial"/>
        </w:rPr>
        <w:t>Charismatic</w:t>
      </w:r>
      <w:r>
        <w:rPr>
          <w:rFonts w:ascii="Arial" w:hAnsi="Arial" w:cs="Arial"/>
        </w:rPr>
        <w:tab/>
        <w:t>Charismatic</w:t>
      </w:r>
    </w:p>
    <w:p w14:paraId="6F2E1653" w14:textId="77777777" w:rsidR="00643DAA" w:rsidRPr="00AC1A13" w:rsidRDefault="00643DAA" w:rsidP="00643DAA">
      <w:pPr>
        <w:ind w:left="360" w:firstLine="360"/>
        <w:rPr>
          <w:rFonts w:ascii="Arial" w:hAnsi="Arial" w:cs="Arial"/>
        </w:rPr>
      </w:pPr>
      <w:r>
        <w:rPr>
          <w:rFonts w:ascii="Arial" w:hAnsi="Arial" w:cs="Arial"/>
        </w:rPr>
        <w:t>Passion</w:t>
      </w:r>
      <w:r>
        <w:rPr>
          <w:rFonts w:ascii="Arial" w:hAnsi="Arial" w:cs="Arial"/>
        </w:rPr>
        <w:tab/>
      </w:r>
      <w:r>
        <w:rPr>
          <w:rFonts w:ascii="Arial" w:hAnsi="Arial" w:cs="Arial"/>
        </w:rPr>
        <w:tab/>
      </w:r>
      <w:r w:rsidRPr="00AC1A13">
        <w:rPr>
          <w:rFonts w:ascii="Arial" w:hAnsi="Arial" w:cs="Arial"/>
        </w:rPr>
        <w:t>Having a passion for teaching</w:t>
      </w:r>
    </w:p>
    <w:p w14:paraId="561B4FEF" w14:textId="77777777" w:rsidR="00643DAA" w:rsidRDefault="00643DAA" w:rsidP="00643DAA">
      <w:pPr>
        <w:ind w:left="360" w:firstLine="360"/>
        <w:rPr>
          <w:rFonts w:ascii="Arial" w:hAnsi="Arial" w:cs="Arial"/>
        </w:rPr>
      </w:pPr>
      <w:r>
        <w:rPr>
          <w:rFonts w:ascii="Arial" w:hAnsi="Arial" w:cs="Arial"/>
        </w:rPr>
        <w:t>Friendly</w:t>
      </w:r>
      <w:r>
        <w:rPr>
          <w:rFonts w:ascii="Arial" w:hAnsi="Arial" w:cs="Arial"/>
        </w:rPr>
        <w:tab/>
      </w:r>
      <w:r>
        <w:rPr>
          <w:rFonts w:ascii="Arial" w:hAnsi="Arial" w:cs="Arial"/>
        </w:rPr>
        <w:tab/>
      </w:r>
      <w:proofErr w:type="spellStart"/>
      <w:r w:rsidRPr="00AC1A13">
        <w:rPr>
          <w:rFonts w:ascii="Arial" w:hAnsi="Arial" w:cs="Arial"/>
        </w:rPr>
        <w:t>Friendly</w:t>
      </w:r>
      <w:proofErr w:type="spellEnd"/>
      <w:r w:rsidRPr="00AC1A13">
        <w:rPr>
          <w:rFonts w:ascii="Arial" w:hAnsi="Arial" w:cs="Arial"/>
        </w:rPr>
        <w:t xml:space="preserve"> and easy-going</w:t>
      </w:r>
    </w:p>
    <w:p w14:paraId="70D65F4F" w14:textId="77777777" w:rsidR="00643DAA" w:rsidRPr="00AC1A13" w:rsidRDefault="00643DAA" w:rsidP="00643DAA">
      <w:pPr>
        <w:ind w:left="360" w:firstLine="360"/>
        <w:rPr>
          <w:rFonts w:ascii="Arial" w:hAnsi="Arial" w:cs="Arial"/>
        </w:rPr>
      </w:pPr>
    </w:p>
    <w:p w14:paraId="6B135195" w14:textId="310CEEB7" w:rsidR="00643DAA" w:rsidRDefault="00643DAA" w:rsidP="00643DAA">
      <w:pPr>
        <w:pStyle w:val="ListParagraph"/>
        <w:numPr>
          <w:ilvl w:val="0"/>
          <w:numId w:val="18"/>
        </w:numPr>
        <w:spacing w:after="200" w:line="276" w:lineRule="auto"/>
        <w:rPr>
          <w:rFonts w:ascii="Arial" w:hAnsi="Arial" w:cs="Arial"/>
        </w:rPr>
      </w:pPr>
      <w:r>
        <w:rPr>
          <w:rFonts w:ascii="Arial" w:hAnsi="Arial" w:cs="Arial"/>
        </w:rPr>
        <w:t>A scree</w:t>
      </w:r>
      <w:r w:rsidR="000B78B0">
        <w:rPr>
          <w:rFonts w:ascii="Arial" w:hAnsi="Arial" w:cs="Arial"/>
        </w:rPr>
        <w:t xml:space="preserve"> </w:t>
      </w:r>
      <w:r>
        <w:rPr>
          <w:rFonts w:ascii="Arial" w:hAnsi="Arial" w:cs="Arial"/>
        </w:rPr>
        <w:t>plot will indicate how the measures above collapse into unique factors. Type the command:</w:t>
      </w:r>
    </w:p>
    <w:p w14:paraId="5F2DB2F2" w14:textId="77777777" w:rsidR="00643DAA" w:rsidRPr="00446F38" w:rsidRDefault="00643DAA" w:rsidP="00643DAA">
      <w:pPr>
        <w:spacing w:after="200" w:line="276" w:lineRule="auto"/>
        <w:ind w:left="720"/>
        <w:rPr>
          <w:rFonts w:ascii="Arial" w:hAnsi="Arial" w:cs="Arial"/>
        </w:rPr>
      </w:pPr>
      <w:r>
        <w:rPr>
          <w:rFonts w:ascii="Arial" w:hAnsi="Arial" w:cs="Arial"/>
        </w:rPr>
        <w:t>scree(teaching)</w:t>
      </w:r>
    </w:p>
    <w:p w14:paraId="7736C474" w14:textId="77777777" w:rsidR="00643DAA" w:rsidRDefault="00643DAA" w:rsidP="00643DAA">
      <w:pPr>
        <w:jc w:val="center"/>
        <w:rPr>
          <w:rFonts w:ascii="Arial" w:hAnsi="Arial" w:cs="Arial"/>
        </w:rPr>
      </w:pPr>
      <w:r>
        <w:rPr>
          <w:rFonts w:ascii="Arial" w:hAnsi="Arial" w:cs="Arial"/>
          <w:noProof/>
        </w:rPr>
        <w:drawing>
          <wp:inline distT="0" distB="0" distL="0" distR="0" wp14:anchorId="5FDD0BFA" wp14:editId="3E216D42">
            <wp:extent cx="3729318" cy="3844996"/>
            <wp:effectExtent l="0" t="0" r="5080" b="3175"/>
            <wp:docPr id="45" name="Picture 45" descr="Scree plot of teaching data for factor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 plot of teaching data for factor analysi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4757" cy="3860914"/>
                    </a:xfrm>
                    <a:prstGeom prst="rect">
                      <a:avLst/>
                    </a:prstGeom>
                    <a:noFill/>
                    <a:ln>
                      <a:noFill/>
                    </a:ln>
                  </pic:spPr>
                </pic:pic>
              </a:graphicData>
            </a:graphic>
          </wp:inline>
        </w:drawing>
      </w:r>
    </w:p>
    <w:p w14:paraId="0B1B8E7B" w14:textId="77777777" w:rsidR="00643DAA" w:rsidRDefault="00643DAA" w:rsidP="00643DAA">
      <w:pPr>
        <w:jc w:val="center"/>
        <w:rPr>
          <w:rFonts w:ascii="Arial" w:hAnsi="Arial" w:cs="Arial"/>
        </w:rPr>
      </w:pPr>
    </w:p>
    <w:p w14:paraId="3B35AD5F" w14:textId="5DD7D9F3" w:rsidR="00643DAA" w:rsidRDefault="00643DAA" w:rsidP="00643DAA">
      <w:pPr>
        <w:pStyle w:val="ListParagraph"/>
        <w:numPr>
          <w:ilvl w:val="0"/>
          <w:numId w:val="18"/>
        </w:numPr>
        <w:rPr>
          <w:rFonts w:ascii="Arial" w:hAnsi="Arial" w:cs="Arial"/>
        </w:rPr>
      </w:pPr>
      <w:r>
        <w:rPr>
          <w:rFonts w:ascii="Arial" w:hAnsi="Arial" w:cs="Arial"/>
        </w:rPr>
        <w:t xml:space="preserve">There are two techniques represented above, </w:t>
      </w:r>
      <w:r w:rsidR="000B78B0">
        <w:rPr>
          <w:rFonts w:ascii="Arial" w:hAnsi="Arial" w:cs="Arial"/>
        </w:rPr>
        <w:t>p</w:t>
      </w:r>
      <w:r>
        <w:rPr>
          <w:rFonts w:ascii="Arial" w:hAnsi="Arial" w:cs="Arial"/>
        </w:rPr>
        <w:t xml:space="preserve">rincipal </w:t>
      </w:r>
      <w:r w:rsidR="000B78B0">
        <w:rPr>
          <w:rFonts w:ascii="Arial" w:hAnsi="Arial" w:cs="Arial"/>
        </w:rPr>
        <w:t>c</w:t>
      </w:r>
      <w:r>
        <w:rPr>
          <w:rFonts w:ascii="Arial" w:hAnsi="Arial" w:cs="Arial"/>
        </w:rPr>
        <w:t xml:space="preserve">omponent </w:t>
      </w:r>
      <w:r w:rsidR="000B78B0">
        <w:rPr>
          <w:rFonts w:ascii="Arial" w:hAnsi="Arial" w:cs="Arial"/>
        </w:rPr>
        <w:t>a</w:t>
      </w:r>
      <w:r>
        <w:rPr>
          <w:rFonts w:ascii="Arial" w:hAnsi="Arial" w:cs="Arial"/>
        </w:rPr>
        <w:t xml:space="preserve">nalysis (PC) and </w:t>
      </w:r>
      <w:r w:rsidR="000B78B0">
        <w:rPr>
          <w:rFonts w:ascii="Arial" w:hAnsi="Arial" w:cs="Arial"/>
        </w:rPr>
        <w:t>f</w:t>
      </w:r>
      <w:r>
        <w:rPr>
          <w:rFonts w:ascii="Arial" w:hAnsi="Arial" w:cs="Arial"/>
        </w:rPr>
        <w:t xml:space="preserve">actor </w:t>
      </w:r>
      <w:r w:rsidR="000B78B0">
        <w:rPr>
          <w:rFonts w:ascii="Arial" w:hAnsi="Arial" w:cs="Arial"/>
        </w:rPr>
        <w:t>a</w:t>
      </w:r>
      <w:r>
        <w:rPr>
          <w:rFonts w:ascii="Arial" w:hAnsi="Arial" w:cs="Arial"/>
        </w:rPr>
        <w:t xml:space="preserve">nalysis (FA). The left side of the chart indicates </w:t>
      </w:r>
      <w:r w:rsidR="000B78B0">
        <w:rPr>
          <w:rFonts w:ascii="Arial" w:hAnsi="Arial" w:cs="Arial"/>
        </w:rPr>
        <w:t>e</w:t>
      </w:r>
      <w:r>
        <w:rPr>
          <w:rFonts w:ascii="Arial" w:hAnsi="Arial" w:cs="Arial"/>
        </w:rPr>
        <w:t>igenvalues. The Kaiser criterion (Kaiser 1960) recommends that the number of principal components or factors is the number of dots above the 1.0 line (eigenvalue &gt; 1.0)</w:t>
      </w:r>
      <w:r w:rsidR="000B78B0">
        <w:rPr>
          <w:rFonts w:ascii="Arial" w:hAnsi="Arial" w:cs="Arial"/>
        </w:rPr>
        <w:t>.</w:t>
      </w:r>
    </w:p>
    <w:p w14:paraId="1548E131" w14:textId="77777777" w:rsidR="00643DAA" w:rsidRDefault="00643DAA" w:rsidP="00643DAA">
      <w:pPr>
        <w:spacing w:after="200" w:line="276" w:lineRule="auto"/>
        <w:rPr>
          <w:rFonts w:ascii="Arial" w:hAnsi="Arial" w:cs="Arial"/>
        </w:rPr>
      </w:pPr>
      <w:r>
        <w:rPr>
          <w:rFonts w:ascii="Arial" w:hAnsi="Arial" w:cs="Arial"/>
        </w:rPr>
        <w:br w:type="page"/>
      </w:r>
    </w:p>
    <w:p w14:paraId="27F3D9D0" w14:textId="77777777" w:rsidR="00643DAA" w:rsidRDefault="00643DAA" w:rsidP="00643DAA">
      <w:pPr>
        <w:pStyle w:val="ListParagraph"/>
        <w:numPr>
          <w:ilvl w:val="0"/>
          <w:numId w:val="18"/>
        </w:numPr>
        <w:rPr>
          <w:rFonts w:ascii="Arial" w:hAnsi="Arial" w:cs="Arial"/>
        </w:rPr>
      </w:pPr>
      <w:r>
        <w:rPr>
          <w:rFonts w:ascii="Arial" w:hAnsi="Arial" w:cs="Arial"/>
        </w:rPr>
        <w:lastRenderedPageBreak/>
        <w:t>Now determine exactly how many factors we need.</w:t>
      </w:r>
    </w:p>
    <w:p w14:paraId="50F7BF34" w14:textId="20D4E95F" w:rsidR="00643DAA" w:rsidRPr="00E5765E" w:rsidRDefault="00643DAA" w:rsidP="00643DAA">
      <w:pPr>
        <w:pStyle w:val="ListParagraph"/>
        <w:numPr>
          <w:ilvl w:val="0"/>
          <w:numId w:val="18"/>
        </w:numPr>
        <w:rPr>
          <w:rFonts w:ascii="Arial" w:hAnsi="Arial" w:cs="Arial"/>
        </w:rPr>
      </w:pPr>
      <w:r w:rsidRPr="00E5765E">
        <w:rPr>
          <w:rFonts w:ascii="Arial" w:hAnsi="Arial" w:cs="Arial"/>
        </w:rPr>
        <w:t>Click on Statistics, Dimensional Analysis, Factor Analysis</w:t>
      </w:r>
      <w:r w:rsidR="000B78B0">
        <w:rPr>
          <w:rFonts w:ascii="Arial" w:hAnsi="Arial" w:cs="Arial"/>
        </w:rPr>
        <w:t>.</w:t>
      </w:r>
    </w:p>
    <w:p w14:paraId="4B6F0209" w14:textId="77777777" w:rsidR="00643DAA" w:rsidRDefault="00643DAA" w:rsidP="00643DAA">
      <w:pPr>
        <w:pStyle w:val="ListParagraph"/>
        <w:numPr>
          <w:ilvl w:val="0"/>
          <w:numId w:val="18"/>
        </w:numPr>
        <w:rPr>
          <w:rFonts w:ascii="Arial" w:hAnsi="Arial" w:cs="Arial"/>
        </w:rPr>
      </w:pPr>
      <w:r>
        <w:rPr>
          <w:rFonts w:ascii="Arial" w:hAnsi="Arial" w:cs="Arial"/>
        </w:rPr>
        <w:t>Highlight all the variables by holding down the control key and clicking each variable (or click on the first, hold the shift button down, then click on the last variable). Click OK.</w:t>
      </w:r>
    </w:p>
    <w:p w14:paraId="7CADEC6E" w14:textId="77777777" w:rsidR="00643DAA" w:rsidRDefault="00643DAA" w:rsidP="00643DAA">
      <w:pPr>
        <w:spacing w:after="200" w:line="276" w:lineRule="auto"/>
        <w:rPr>
          <w:rFonts w:ascii="Arial" w:hAnsi="Arial" w:cs="Arial"/>
        </w:rPr>
      </w:pPr>
    </w:p>
    <w:p w14:paraId="37543E02" w14:textId="77777777" w:rsidR="00643DAA" w:rsidRDefault="00643DAA" w:rsidP="00643DAA">
      <w:pPr>
        <w:spacing w:after="200" w:line="276" w:lineRule="auto"/>
        <w:jc w:val="center"/>
        <w:rPr>
          <w:rFonts w:ascii="Arial" w:hAnsi="Arial" w:cs="Arial"/>
        </w:rPr>
      </w:pPr>
      <w:r>
        <w:rPr>
          <w:rFonts w:ascii="Arial" w:hAnsi="Arial" w:cs="Arial"/>
          <w:noProof/>
        </w:rPr>
        <w:drawing>
          <wp:inline distT="0" distB="0" distL="0" distR="0" wp14:anchorId="236944FC" wp14:editId="18884061">
            <wp:extent cx="3552825" cy="2270848"/>
            <wp:effectExtent l="0" t="0" r="0" b="0"/>
            <wp:docPr id="47" name="Picture 47" descr="Factor analysi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Factor analysis menu"/>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3852" cy="2297071"/>
                    </a:xfrm>
                    <a:prstGeom prst="rect">
                      <a:avLst/>
                    </a:prstGeom>
                    <a:noFill/>
                    <a:ln>
                      <a:noFill/>
                    </a:ln>
                  </pic:spPr>
                </pic:pic>
              </a:graphicData>
            </a:graphic>
          </wp:inline>
        </w:drawing>
      </w:r>
    </w:p>
    <w:p w14:paraId="35DBAAEB" w14:textId="4009E731" w:rsidR="00643DAA" w:rsidRDefault="00643DAA" w:rsidP="00643DAA">
      <w:pPr>
        <w:pStyle w:val="ListParagraph"/>
        <w:numPr>
          <w:ilvl w:val="0"/>
          <w:numId w:val="18"/>
        </w:numPr>
        <w:spacing w:after="200" w:line="276" w:lineRule="auto"/>
        <w:rPr>
          <w:rFonts w:ascii="Arial" w:hAnsi="Arial" w:cs="Arial"/>
        </w:rPr>
      </w:pPr>
      <w:r>
        <w:rPr>
          <w:rFonts w:ascii="Arial" w:hAnsi="Arial" w:cs="Arial"/>
        </w:rPr>
        <w:t>When asked for number of factors to extract, change to 2, then OK</w:t>
      </w:r>
      <w:r w:rsidR="000B78B0">
        <w:rPr>
          <w:rFonts w:ascii="Arial" w:hAnsi="Arial" w:cs="Arial"/>
        </w:rPr>
        <w:t>.</w:t>
      </w:r>
    </w:p>
    <w:p w14:paraId="4738CB31" w14:textId="77777777" w:rsidR="00643DAA" w:rsidRDefault="00643DAA" w:rsidP="00643DAA">
      <w:pPr>
        <w:spacing w:after="200" w:line="276" w:lineRule="auto"/>
        <w:jc w:val="center"/>
        <w:rPr>
          <w:rFonts w:ascii="Arial" w:hAnsi="Arial" w:cs="Arial"/>
        </w:rPr>
      </w:pPr>
      <w:r>
        <w:rPr>
          <w:rFonts w:ascii="Arial" w:hAnsi="Arial" w:cs="Arial"/>
          <w:noProof/>
        </w:rPr>
        <w:drawing>
          <wp:inline distT="0" distB="0" distL="0" distR="0" wp14:anchorId="3E1A91FE" wp14:editId="1C5FA56D">
            <wp:extent cx="1882775" cy="1201420"/>
            <wp:effectExtent l="0" t="0" r="3175" b="0"/>
            <wp:docPr id="48" name="Picture 48" descr="Menu to select two fa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Menu to select two factor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82775" cy="1201420"/>
                    </a:xfrm>
                    <a:prstGeom prst="rect">
                      <a:avLst/>
                    </a:prstGeom>
                    <a:noFill/>
                    <a:ln>
                      <a:noFill/>
                    </a:ln>
                  </pic:spPr>
                </pic:pic>
              </a:graphicData>
            </a:graphic>
          </wp:inline>
        </w:drawing>
      </w:r>
    </w:p>
    <w:p w14:paraId="68D7FE20" w14:textId="6D685EC0" w:rsidR="00643DAA" w:rsidRDefault="00643DAA" w:rsidP="00643DAA">
      <w:pPr>
        <w:pStyle w:val="ListParagraph"/>
        <w:numPr>
          <w:ilvl w:val="0"/>
          <w:numId w:val="18"/>
        </w:numPr>
        <w:spacing w:after="200" w:line="276" w:lineRule="auto"/>
        <w:rPr>
          <w:rFonts w:ascii="Arial" w:hAnsi="Arial" w:cs="Arial"/>
        </w:rPr>
      </w:pPr>
      <w:r>
        <w:rPr>
          <w:rFonts w:ascii="Arial" w:hAnsi="Arial" w:cs="Arial"/>
        </w:rPr>
        <w:t xml:space="preserve">The hypothesis is that </w:t>
      </w:r>
      <w:r w:rsidR="000B78B0">
        <w:rPr>
          <w:rFonts w:ascii="Arial" w:hAnsi="Arial" w:cs="Arial"/>
        </w:rPr>
        <w:t>two</w:t>
      </w:r>
      <w:r>
        <w:rPr>
          <w:rFonts w:ascii="Arial" w:hAnsi="Arial" w:cs="Arial"/>
        </w:rPr>
        <w:t xml:space="preserve"> factors are sufficient. If </w:t>
      </w:r>
      <w:r w:rsidRPr="007F7CA7">
        <w:rPr>
          <w:rFonts w:ascii="Arial" w:hAnsi="Arial" w:cs="Arial"/>
          <w:i/>
          <w:iCs/>
        </w:rPr>
        <w:t>p</w:t>
      </w:r>
      <w:r w:rsidR="000B78B0">
        <w:rPr>
          <w:rFonts w:ascii="Arial" w:hAnsi="Arial" w:cs="Arial"/>
        </w:rPr>
        <w:t xml:space="preserve"> </w:t>
      </w:r>
      <w:r>
        <w:rPr>
          <w:rFonts w:ascii="Arial" w:hAnsi="Arial" w:cs="Arial"/>
        </w:rPr>
        <w:t>&lt;</w:t>
      </w:r>
      <w:r w:rsidR="000B78B0">
        <w:rPr>
          <w:rFonts w:ascii="Arial" w:hAnsi="Arial" w:cs="Arial"/>
        </w:rPr>
        <w:t xml:space="preserve"> </w:t>
      </w:r>
      <w:r>
        <w:rPr>
          <w:rFonts w:ascii="Arial" w:hAnsi="Arial" w:cs="Arial"/>
        </w:rPr>
        <w:t xml:space="preserve">0.05, then </w:t>
      </w:r>
      <w:r w:rsidR="000B78B0">
        <w:rPr>
          <w:rFonts w:ascii="Arial" w:hAnsi="Arial" w:cs="Arial"/>
        </w:rPr>
        <w:t>two</w:t>
      </w:r>
      <w:r>
        <w:rPr>
          <w:rFonts w:ascii="Arial" w:hAnsi="Arial" w:cs="Arial"/>
        </w:rPr>
        <w:t xml:space="preserve"> are not sufficient and we need to test </w:t>
      </w:r>
      <w:r w:rsidR="000B78B0">
        <w:rPr>
          <w:rFonts w:ascii="Arial" w:hAnsi="Arial" w:cs="Arial"/>
        </w:rPr>
        <w:t>three</w:t>
      </w:r>
      <w:r>
        <w:rPr>
          <w:rFonts w:ascii="Arial" w:hAnsi="Arial" w:cs="Arial"/>
        </w:rPr>
        <w:t xml:space="preserve"> factors. In this case, </w:t>
      </w:r>
      <w:r w:rsidRPr="007F7CA7">
        <w:rPr>
          <w:rFonts w:ascii="Arial" w:hAnsi="Arial" w:cs="Arial"/>
          <w:i/>
          <w:iCs/>
        </w:rPr>
        <w:t>p</w:t>
      </w:r>
      <w:r w:rsidR="000B78B0">
        <w:rPr>
          <w:rFonts w:ascii="Arial" w:hAnsi="Arial" w:cs="Arial"/>
        </w:rPr>
        <w:t xml:space="preserve"> </w:t>
      </w:r>
      <w:r>
        <w:rPr>
          <w:rFonts w:ascii="Arial" w:hAnsi="Arial" w:cs="Arial"/>
        </w:rPr>
        <w:t xml:space="preserve">= 0.00152, so </w:t>
      </w:r>
      <w:r w:rsidR="000B78B0">
        <w:rPr>
          <w:rFonts w:ascii="Arial" w:hAnsi="Arial" w:cs="Arial"/>
        </w:rPr>
        <w:t>two</w:t>
      </w:r>
      <w:r>
        <w:rPr>
          <w:rFonts w:ascii="Arial" w:hAnsi="Arial" w:cs="Arial"/>
        </w:rPr>
        <w:t xml:space="preserve"> is not sufficient</w:t>
      </w:r>
      <w:r w:rsidR="000B78B0">
        <w:rPr>
          <w:rFonts w:ascii="Arial" w:hAnsi="Arial" w:cs="Arial"/>
        </w:rPr>
        <w:t>.</w:t>
      </w:r>
    </w:p>
    <w:p w14:paraId="413CFDF9" w14:textId="77777777" w:rsidR="00643DAA" w:rsidRPr="00455F35" w:rsidRDefault="00643DAA" w:rsidP="00643DAA">
      <w:pPr>
        <w:spacing w:after="200" w:line="276" w:lineRule="auto"/>
        <w:jc w:val="center"/>
        <w:rPr>
          <w:rFonts w:ascii="Arial" w:hAnsi="Arial" w:cs="Arial"/>
        </w:rPr>
      </w:pPr>
      <w:r>
        <w:rPr>
          <w:rFonts w:ascii="Arial" w:hAnsi="Arial" w:cs="Arial"/>
          <w:noProof/>
        </w:rPr>
        <w:drawing>
          <wp:inline distT="0" distB="0" distL="0" distR="0" wp14:anchorId="1C5A0C82" wp14:editId="459E9CC3">
            <wp:extent cx="4061012" cy="2773615"/>
            <wp:effectExtent l="0" t="0" r="0" b="8255"/>
            <wp:docPr id="49" name="Picture 49" descr="Output of factor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Output of factor analysi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88774" cy="2792576"/>
                    </a:xfrm>
                    <a:prstGeom prst="rect">
                      <a:avLst/>
                    </a:prstGeom>
                    <a:noFill/>
                    <a:ln>
                      <a:noFill/>
                    </a:ln>
                  </pic:spPr>
                </pic:pic>
              </a:graphicData>
            </a:graphic>
          </wp:inline>
        </w:drawing>
      </w:r>
    </w:p>
    <w:p w14:paraId="5BE805F5" w14:textId="399AB3A9" w:rsidR="00643DAA" w:rsidRDefault="00643DAA" w:rsidP="00643DAA">
      <w:pPr>
        <w:pStyle w:val="ListParagraph"/>
        <w:numPr>
          <w:ilvl w:val="0"/>
          <w:numId w:val="18"/>
        </w:numPr>
        <w:rPr>
          <w:rFonts w:ascii="Arial" w:hAnsi="Arial" w:cs="Arial"/>
        </w:rPr>
      </w:pPr>
      <w:r w:rsidRPr="00E5765E">
        <w:rPr>
          <w:rFonts w:ascii="Arial" w:hAnsi="Arial" w:cs="Arial"/>
        </w:rPr>
        <w:lastRenderedPageBreak/>
        <w:t>Click on Statistics, Dimensional Analysis, Factor Analysis</w:t>
      </w:r>
      <w:r>
        <w:rPr>
          <w:rFonts w:ascii="Arial" w:hAnsi="Arial" w:cs="Arial"/>
        </w:rPr>
        <w:t>, then OK</w:t>
      </w:r>
      <w:r w:rsidR="000B78B0">
        <w:rPr>
          <w:rFonts w:ascii="Arial" w:hAnsi="Arial" w:cs="Arial"/>
        </w:rPr>
        <w:t>.</w:t>
      </w:r>
    </w:p>
    <w:p w14:paraId="6F39734C" w14:textId="5B72FEDD" w:rsidR="00643DAA" w:rsidRDefault="00643DAA" w:rsidP="00643DAA">
      <w:pPr>
        <w:pStyle w:val="ListParagraph"/>
        <w:numPr>
          <w:ilvl w:val="0"/>
          <w:numId w:val="18"/>
        </w:numPr>
        <w:rPr>
          <w:rFonts w:ascii="Arial" w:hAnsi="Arial" w:cs="Arial"/>
        </w:rPr>
      </w:pPr>
      <w:r>
        <w:rPr>
          <w:rFonts w:ascii="Arial" w:hAnsi="Arial" w:cs="Arial"/>
        </w:rPr>
        <w:t>Change number of factors to 3, then OK</w:t>
      </w:r>
      <w:r w:rsidR="000B78B0">
        <w:rPr>
          <w:rFonts w:ascii="Arial" w:hAnsi="Arial" w:cs="Arial"/>
        </w:rPr>
        <w:t>.</w:t>
      </w:r>
    </w:p>
    <w:p w14:paraId="0A092F03" w14:textId="77777777" w:rsidR="00643DAA" w:rsidRDefault="00643DAA" w:rsidP="00643DAA">
      <w:pPr>
        <w:pStyle w:val="ListParagraph"/>
        <w:rPr>
          <w:rFonts w:ascii="Arial" w:hAnsi="Arial" w:cs="Arial"/>
        </w:rPr>
      </w:pPr>
    </w:p>
    <w:p w14:paraId="1D5D3812" w14:textId="77777777" w:rsidR="00643DAA" w:rsidRPr="00455F35" w:rsidRDefault="00643DAA" w:rsidP="00643DAA">
      <w:pPr>
        <w:jc w:val="center"/>
        <w:rPr>
          <w:rFonts w:ascii="Arial" w:hAnsi="Arial" w:cs="Arial"/>
        </w:rPr>
      </w:pPr>
      <w:r>
        <w:rPr>
          <w:rFonts w:ascii="Arial" w:hAnsi="Arial" w:cs="Arial"/>
          <w:noProof/>
        </w:rPr>
        <w:drawing>
          <wp:inline distT="0" distB="0" distL="0" distR="0" wp14:anchorId="70F0ADE4" wp14:editId="5C4C07DA">
            <wp:extent cx="4096871" cy="2804744"/>
            <wp:effectExtent l="0" t="0" r="0" b="0"/>
            <wp:docPr id="22" name="Picture 22" descr="Output of three fa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Output of three factor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14651" cy="2816917"/>
                    </a:xfrm>
                    <a:prstGeom prst="rect">
                      <a:avLst/>
                    </a:prstGeom>
                    <a:noFill/>
                    <a:ln>
                      <a:noFill/>
                    </a:ln>
                  </pic:spPr>
                </pic:pic>
              </a:graphicData>
            </a:graphic>
          </wp:inline>
        </w:drawing>
      </w:r>
    </w:p>
    <w:p w14:paraId="1C3CC3F0" w14:textId="77777777" w:rsidR="00643DAA" w:rsidRDefault="00643DAA" w:rsidP="00643DAA">
      <w:pPr>
        <w:spacing w:after="200" w:line="276" w:lineRule="auto"/>
        <w:rPr>
          <w:rFonts w:ascii="Arial" w:hAnsi="Arial" w:cs="Arial"/>
        </w:rPr>
      </w:pPr>
    </w:p>
    <w:p w14:paraId="623586E8" w14:textId="5807E7E8" w:rsidR="00643DAA" w:rsidRDefault="00643DAA" w:rsidP="00643DAA">
      <w:pPr>
        <w:pStyle w:val="ListParagraph"/>
        <w:numPr>
          <w:ilvl w:val="0"/>
          <w:numId w:val="18"/>
        </w:numPr>
        <w:spacing w:after="200" w:line="276" w:lineRule="auto"/>
        <w:rPr>
          <w:rFonts w:ascii="Arial" w:hAnsi="Arial" w:cs="Arial"/>
        </w:rPr>
      </w:pPr>
      <w:r>
        <w:rPr>
          <w:rFonts w:ascii="Arial" w:hAnsi="Arial" w:cs="Arial"/>
        </w:rPr>
        <w:t xml:space="preserve">Now, </w:t>
      </w:r>
      <w:r w:rsidRPr="007F7CA7">
        <w:rPr>
          <w:rFonts w:ascii="Arial" w:hAnsi="Arial" w:cs="Arial"/>
          <w:i/>
          <w:iCs/>
        </w:rPr>
        <w:t>p</w:t>
      </w:r>
      <w:r w:rsidR="008F2D28">
        <w:rPr>
          <w:rFonts w:ascii="Arial" w:hAnsi="Arial" w:cs="Arial"/>
          <w:i/>
          <w:iCs/>
        </w:rPr>
        <w:t xml:space="preserve"> </w:t>
      </w:r>
      <w:r>
        <w:rPr>
          <w:rFonts w:ascii="Arial" w:hAnsi="Arial" w:cs="Arial"/>
        </w:rPr>
        <w:t>=</w:t>
      </w:r>
      <w:r w:rsidR="008F2D28">
        <w:rPr>
          <w:rFonts w:ascii="Arial" w:hAnsi="Arial" w:cs="Arial"/>
        </w:rPr>
        <w:t xml:space="preserve"> </w:t>
      </w:r>
      <w:r>
        <w:rPr>
          <w:rFonts w:ascii="Arial" w:hAnsi="Arial" w:cs="Arial"/>
        </w:rPr>
        <w:t xml:space="preserve">0.0564. Therefore, </w:t>
      </w:r>
      <w:r w:rsidR="008F2D28">
        <w:rPr>
          <w:rFonts w:ascii="Arial" w:hAnsi="Arial" w:cs="Arial"/>
        </w:rPr>
        <w:t>three</w:t>
      </w:r>
      <w:r>
        <w:rPr>
          <w:rFonts w:ascii="Arial" w:hAnsi="Arial" w:cs="Arial"/>
        </w:rPr>
        <w:t xml:space="preserve"> factors are sufficient. This means that the original variables can be collapsed into three concepts.</w:t>
      </w:r>
    </w:p>
    <w:p w14:paraId="3A855F61" w14:textId="70D269BC" w:rsidR="00643DAA" w:rsidRDefault="00643DAA" w:rsidP="00643DAA">
      <w:pPr>
        <w:pStyle w:val="ListParagraph"/>
        <w:numPr>
          <w:ilvl w:val="0"/>
          <w:numId w:val="18"/>
        </w:numPr>
        <w:rPr>
          <w:rFonts w:ascii="Arial" w:hAnsi="Arial" w:cs="Arial"/>
        </w:rPr>
      </w:pPr>
      <w:r w:rsidRPr="00E5765E">
        <w:rPr>
          <w:rFonts w:ascii="Arial" w:hAnsi="Arial" w:cs="Arial"/>
        </w:rPr>
        <w:t>Click on Statistics, Dimensional Analysis, Factor Analysis</w:t>
      </w:r>
      <w:r w:rsidR="008F2D28">
        <w:rPr>
          <w:rFonts w:ascii="Arial" w:hAnsi="Arial" w:cs="Arial"/>
        </w:rPr>
        <w:t>.</w:t>
      </w:r>
    </w:p>
    <w:p w14:paraId="29A8D1B3" w14:textId="221EFD3A" w:rsidR="00643DAA" w:rsidRDefault="00643DAA" w:rsidP="00643DAA">
      <w:pPr>
        <w:pStyle w:val="ListParagraph"/>
        <w:numPr>
          <w:ilvl w:val="0"/>
          <w:numId w:val="18"/>
        </w:numPr>
        <w:rPr>
          <w:rFonts w:ascii="Arial" w:hAnsi="Arial" w:cs="Arial"/>
        </w:rPr>
      </w:pPr>
      <w:r>
        <w:rPr>
          <w:rFonts w:ascii="Arial" w:hAnsi="Arial" w:cs="Arial"/>
        </w:rPr>
        <w:t>Click on the Options tab, and check the button for Regression method, then OK</w:t>
      </w:r>
      <w:r w:rsidR="008F2D28">
        <w:rPr>
          <w:rFonts w:ascii="Arial" w:hAnsi="Arial" w:cs="Arial"/>
        </w:rPr>
        <w:t>.</w:t>
      </w:r>
    </w:p>
    <w:p w14:paraId="4C81821D" w14:textId="38ABC053" w:rsidR="00643DAA" w:rsidRDefault="00643DAA" w:rsidP="00643DAA">
      <w:pPr>
        <w:pStyle w:val="ListParagraph"/>
        <w:numPr>
          <w:ilvl w:val="0"/>
          <w:numId w:val="18"/>
        </w:numPr>
        <w:rPr>
          <w:rFonts w:ascii="Arial" w:hAnsi="Arial" w:cs="Arial"/>
        </w:rPr>
      </w:pPr>
      <w:r>
        <w:rPr>
          <w:rFonts w:ascii="Arial" w:hAnsi="Arial" w:cs="Arial"/>
        </w:rPr>
        <w:t>Set the Number of factors to extract to 3, the OK</w:t>
      </w:r>
      <w:r w:rsidR="008F2D28">
        <w:rPr>
          <w:rFonts w:ascii="Arial" w:hAnsi="Arial" w:cs="Arial"/>
        </w:rPr>
        <w:t>.</w:t>
      </w:r>
    </w:p>
    <w:p w14:paraId="1F697452" w14:textId="77777777" w:rsidR="00643DAA" w:rsidRDefault="00643DAA" w:rsidP="00643DAA">
      <w:pPr>
        <w:rPr>
          <w:rFonts w:ascii="Arial" w:hAnsi="Arial" w:cs="Arial"/>
        </w:rPr>
      </w:pPr>
    </w:p>
    <w:p w14:paraId="2BA022D7" w14:textId="77777777" w:rsidR="00643DAA" w:rsidRDefault="00643DAA" w:rsidP="00643DAA">
      <w:pPr>
        <w:jc w:val="center"/>
        <w:rPr>
          <w:rFonts w:ascii="Arial" w:hAnsi="Arial" w:cs="Arial"/>
        </w:rPr>
      </w:pPr>
      <w:r>
        <w:rPr>
          <w:rFonts w:ascii="Arial" w:hAnsi="Arial" w:cs="Arial"/>
          <w:noProof/>
        </w:rPr>
        <w:drawing>
          <wp:inline distT="0" distB="0" distL="0" distR="0" wp14:anchorId="6BD61221" wp14:editId="0E827753">
            <wp:extent cx="4410636" cy="2594312"/>
            <wp:effectExtent l="0" t="0" r="0" b="0"/>
            <wp:docPr id="50" name="Picture 50" descr="Output generating three factor loa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Output generating three factor loading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47763" cy="2616150"/>
                    </a:xfrm>
                    <a:prstGeom prst="rect">
                      <a:avLst/>
                    </a:prstGeom>
                    <a:noFill/>
                    <a:ln>
                      <a:noFill/>
                    </a:ln>
                  </pic:spPr>
                </pic:pic>
              </a:graphicData>
            </a:graphic>
          </wp:inline>
        </w:drawing>
      </w:r>
    </w:p>
    <w:p w14:paraId="39655CA9" w14:textId="77777777" w:rsidR="00643DAA" w:rsidRDefault="00643DAA" w:rsidP="00643DAA">
      <w:pPr>
        <w:spacing w:after="200" w:line="276" w:lineRule="auto"/>
        <w:rPr>
          <w:rFonts w:ascii="Arial" w:hAnsi="Arial" w:cs="Arial"/>
        </w:rPr>
      </w:pPr>
    </w:p>
    <w:p w14:paraId="00A08EF9" w14:textId="77777777" w:rsidR="00643DAA" w:rsidRDefault="00643DAA" w:rsidP="00643DAA">
      <w:pPr>
        <w:pStyle w:val="ListParagraph"/>
        <w:numPr>
          <w:ilvl w:val="0"/>
          <w:numId w:val="18"/>
        </w:numPr>
        <w:spacing w:after="200" w:line="276" w:lineRule="auto"/>
        <w:rPr>
          <w:rFonts w:ascii="Arial" w:hAnsi="Arial" w:cs="Arial"/>
        </w:rPr>
      </w:pPr>
      <w:r>
        <w:rPr>
          <w:rFonts w:ascii="Arial" w:hAnsi="Arial" w:cs="Arial"/>
        </w:rPr>
        <w:t>There are three factors. The numbers in the columns are loadings, which measure how much the original variable influences the factor. Which variables have a load of more than 0.500 for factor 1? Factor 2? Factor 3?</w:t>
      </w:r>
    </w:p>
    <w:p w14:paraId="2A999630" w14:textId="77777777" w:rsidR="00643DAA" w:rsidRDefault="00643DAA" w:rsidP="00643DAA">
      <w:pPr>
        <w:pStyle w:val="ListParagraph"/>
        <w:numPr>
          <w:ilvl w:val="0"/>
          <w:numId w:val="18"/>
        </w:numPr>
        <w:spacing w:after="200" w:line="276" w:lineRule="auto"/>
        <w:rPr>
          <w:rFonts w:ascii="Arial" w:hAnsi="Arial" w:cs="Arial"/>
        </w:rPr>
      </w:pPr>
      <w:r>
        <w:rPr>
          <w:rFonts w:ascii="Arial" w:hAnsi="Arial" w:cs="Arial"/>
        </w:rPr>
        <w:t xml:space="preserve">How would you interpret Factors 1, 2, 3? </w:t>
      </w:r>
    </w:p>
    <w:p w14:paraId="61237DF6" w14:textId="62090C15" w:rsidR="00643DAA" w:rsidRDefault="00643DAA" w:rsidP="00643DAA">
      <w:pPr>
        <w:pStyle w:val="ListParagraph"/>
        <w:numPr>
          <w:ilvl w:val="0"/>
          <w:numId w:val="18"/>
        </w:numPr>
        <w:spacing w:after="200" w:line="276" w:lineRule="auto"/>
        <w:rPr>
          <w:rFonts w:ascii="Arial" w:hAnsi="Arial" w:cs="Arial"/>
        </w:rPr>
      </w:pPr>
      <w:r>
        <w:rPr>
          <w:rFonts w:ascii="Arial" w:hAnsi="Arial" w:cs="Arial"/>
        </w:rPr>
        <w:t xml:space="preserve">In </w:t>
      </w:r>
      <w:proofErr w:type="spellStart"/>
      <w:r>
        <w:rPr>
          <w:rFonts w:ascii="Arial" w:hAnsi="Arial" w:cs="Arial"/>
        </w:rPr>
        <w:t>Rcmdr</w:t>
      </w:r>
      <w:proofErr w:type="spellEnd"/>
      <w:r>
        <w:rPr>
          <w:rFonts w:ascii="Arial" w:hAnsi="Arial" w:cs="Arial"/>
        </w:rPr>
        <w:t>, click on View data; scroll to the right</w:t>
      </w:r>
      <w:r w:rsidR="008F2D28">
        <w:rPr>
          <w:rFonts w:ascii="Arial" w:hAnsi="Arial" w:cs="Arial"/>
        </w:rPr>
        <w:t>.</w:t>
      </w:r>
    </w:p>
    <w:p w14:paraId="29A4397F" w14:textId="00F9EF44" w:rsidR="00643DAA" w:rsidRDefault="00643DAA" w:rsidP="00643DAA">
      <w:pPr>
        <w:pStyle w:val="ListParagraph"/>
        <w:numPr>
          <w:ilvl w:val="0"/>
          <w:numId w:val="18"/>
        </w:numPr>
        <w:spacing w:after="200" w:line="276" w:lineRule="auto"/>
        <w:rPr>
          <w:rFonts w:ascii="Arial" w:hAnsi="Arial" w:cs="Arial"/>
        </w:rPr>
      </w:pPr>
      <w:r>
        <w:rPr>
          <w:rFonts w:ascii="Arial" w:hAnsi="Arial" w:cs="Arial"/>
        </w:rPr>
        <w:lastRenderedPageBreak/>
        <w:t>The three new variables are F1, F2, F3, our new factors, calculated from the original variables</w:t>
      </w:r>
      <w:r w:rsidR="008F2D28">
        <w:rPr>
          <w:rFonts w:ascii="Arial" w:hAnsi="Arial" w:cs="Arial"/>
        </w:rPr>
        <w:t>.</w:t>
      </w:r>
    </w:p>
    <w:p w14:paraId="1C3E8751" w14:textId="57B1C670" w:rsidR="00643DAA" w:rsidRDefault="00643DAA" w:rsidP="00643DAA">
      <w:pPr>
        <w:pStyle w:val="ListParagraph"/>
        <w:numPr>
          <w:ilvl w:val="0"/>
          <w:numId w:val="18"/>
        </w:numPr>
        <w:spacing w:after="200" w:line="276" w:lineRule="auto"/>
        <w:rPr>
          <w:rFonts w:ascii="Arial" w:hAnsi="Arial" w:cs="Arial"/>
        </w:rPr>
      </w:pPr>
      <w:r>
        <w:rPr>
          <w:rFonts w:ascii="Arial" w:hAnsi="Arial" w:cs="Arial"/>
        </w:rPr>
        <w:t>These are the variables that you would use in a regression</w:t>
      </w:r>
      <w:r w:rsidR="008F2D28">
        <w:rPr>
          <w:rFonts w:ascii="Arial" w:hAnsi="Arial" w:cs="Arial"/>
        </w:rPr>
        <w:t>.</w:t>
      </w:r>
    </w:p>
    <w:p w14:paraId="25DA0186" w14:textId="64F4F64E" w:rsidR="00643DAA" w:rsidRDefault="00643DAA" w:rsidP="00643DAA">
      <w:pPr>
        <w:pStyle w:val="ListParagraph"/>
        <w:numPr>
          <w:ilvl w:val="0"/>
          <w:numId w:val="18"/>
        </w:numPr>
        <w:spacing w:after="200" w:line="276" w:lineRule="auto"/>
        <w:rPr>
          <w:rFonts w:ascii="Arial" w:hAnsi="Arial" w:cs="Arial"/>
        </w:rPr>
      </w:pPr>
      <w:r>
        <w:rPr>
          <w:rFonts w:ascii="Arial" w:hAnsi="Arial" w:cs="Arial"/>
        </w:rPr>
        <w:t xml:space="preserve">By selecting the </w:t>
      </w:r>
      <w:r w:rsidR="007F7CA7">
        <w:rPr>
          <w:rFonts w:ascii="Arial" w:hAnsi="Arial" w:cs="Arial"/>
        </w:rPr>
        <w:t>varimax</w:t>
      </w:r>
      <w:r>
        <w:rPr>
          <w:rFonts w:ascii="Arial" w:hAnsi="Arial" w:cs="Arial"/>
        </w:rPr>
        <w:t xml:space="preserve"> rotation, the factors F1, F2, F3 will not be correlated, so multicollinearity in regression will not be a problem</w:t>
      </w:r>
      <w:r w:rsidR="008F2D28">
        <w:rPr>
          <w:rFonts w:ascii="Arial" w:hAnsi="Arial" w:cs="Arial"/>
        </w:rPr>
        <w:t>.</w:t>
      </w:r>
    </w:p>
    <w:p w14:paraId="37793604" w14:textId="77777777" w:rsidR="00643DAA" w:rsidRDefault="00643DAA" w:rsidP="00643DAA">
      <w:pPr>
        <w:spacing w:after="200" w:line="276" w:lineRule="auto"/>
        <w:rPr>
          <w:rFonts w:ascii="Arial" w:hAnsi="Arial" w:cs="Arial"/>
        </w:rPr>
      </w:pPr>
    </w:p>
    <w:p w14:paraId="401A041B" w14:textId="77777777" w:rsidR="00643DAA" w:rsidRPr="007808ED" w:rsidRDefault="00643DAA" w:rsidP="00643DAA">
      <w:pPr>
        <w:spacing w:after="200" w:line="276" w:lineRule="auto"/>
        <w:rPr>
          <w:rFonts w:ascii="Arial" w:hAnsi="Arial" w:cs="Arial"/>
        </w:rPr>
      </w:pPr>
      <w:r>
        <w:rPr>
          <w:rFonts w:ascii="Arial" w:hAnsi="Arial" w:cs="Arial"/>
          <w:noProof/>
        </w:rPr>
        <w:drawing>
          <wp:inline distT="0" distB="0" distL="0" distR="0" wp14:anchorId="3E285E07" wp14:editId="2DAC1932">
            <wp:extent cx="5477510" cy="4365625"/>
            <wp:effectExtent l="0" t="0" r="8890" b="0"/>
            <wp:docPr id="51" name="Picture 51" descr="Final teaching output with three new fa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Final teaching output with three new factor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7510" cy="4365625"/>
                    </a:xfrm>
                    <a:prstGeom prst="rect">
                      <a:avLst/>
                    </a:prstGeom>
                    <a:noFill/>
                    <a:ln>
                      <a:noFill/>
                    </a:ln>
                  </pic:spPr>
                </pic:pic>
              </a:graphicData>
            </a:graphic>
          </wp:inline>
        </w:drawing>
      </w:r>
    </w:p>
    <w:p w14:paraId="248899D7" w14:textId="5E0565EB" w:rsidR="007C0E56" w:rsidRDefault="007C0E56">
      <w:pPr>
        <w:spacing w:after="200" w:line="276" w:lineRule="auto"/>
        <w:rPr>
          <w:rFonts w:ascii="Arial" w:hAnsi="Arial" w:cs="Arial"/>
          <w:b/>
        </w:rPr>
      </w:pPr>
      <w:r>
        <w:rPr>
          <w:rFonts w:ascii="Arial" w:hAnsi="Arial" w:cs="Arial"/>
          <w:b/>
        </w:rPr>
        <w:br w:type="page"/>
      </w:r>
    </w:p>
    <w:p w14:paraId="08923D6B" w14:textId="09F2333E" w:rsidR="00D90EB9" w:rsidRDefault="00D90EB9" w:rsidP="00C918C0">
      <w:pPr>
        <w:spacing w:after="200" w:line="276" w:lineRule="auto"/>
        <w:rPr>
          <w:rFonts w:ascii="Arial" w:hAnsi="Arial" w:cs="Arial"/>
          <w:b/>
        </w:rPr>
      </w:pPr>
      <w:r>
        <w:rPr>
          <w:rFonts w:ascii="Arial" w:hAnsi="Arial" w:cs="Arial"/>
          <w:b/>
        </w:rPr>
        <w:lastRenderedPageBreak/>
        <w:t>9.5.2 R: Heteroscedasticity Test (Breusch-Pagan) Demo</w:t>
      </w:r>
    </w:p>
    <w:p w14:paraId="79A4F459" w14:textId="2499FF2E" w:rsidR="005D7478" w:rsidRDefault="005D7478" w:rsidP="00C918C0">
      <w:pPr>
        <w:spacing w:after="200" w:line="276" w:lineRule="auto"/>
        <w:rPr>
          <w:rFonts w:ascii="Arial" w:hAnsi="Arial" w:cs="Arial"/>
          <w:b/>
        </w:rPr>
      </w:pPr>
      <w:r>
        <w:rPr>
          <w:rFonts w:ascii="Arial" w:hAnsi="Arial" w:cs="Arial"/>
          <w:b/>
        </w:rPr>
        <w:t>Assumption 3a: Heteroscedasticity</w:t>
      </w:r>
    </w:p>
    <w:p w14:paraId="483EF2BE" w14:textId="0C190DA5" w:rsidR="00C918C0" w:rsidRPr="00C918C0" w:rsidRDefault="00C918C0" w:rsidP="00C918C0">
      <w:pPr>
        <w:spacing w:after="200" w:line="276" w:lineRule="auto"/>
        <w:rPr>
          <w:rFonts w:ascii="Arial" w:hAnsi="Arial" w:cs="Arial"/>
          <w:b/>
        </w:rPr>
      </w:pPr>
      <w:r w:rsidRPr="00C918C0">
        <w:rPr>
          <w:rFonts w:ascii="Arial" w:hAnsi="Arial" w:cs="Arial"/>
          <w:b/>
        </w:rPr>
        <w:t xml:space="preserve">Breusch-Pagan </w:t>
      </w:r>
      <w:r w:rsidR="008F2D28">
        <w:rPr>
          <w:rFonts w:ascii="Arial" w:hAnsi="Arial" w:cs="Arial"/>
          <w:b/>
        </w:rPr>
        <w:t>T</w:t>
      </w:r>
      <w:r w:rsidRPr="00C918C0">
        <w:rPr>
          <w:rFonts w:ascii="Arial" w:hAnsi="Arial" w:cs="Arial"/>
          <w:b/>
        </w:rPr>
        <w:t xml:space="preserve">est of </w:t>
      </w:r>
      <w:r w:rsidR="008F2D28">
        <w:rPr>
          <w:rFonts w:ascii="Arial" w:hAnsi="Arial" w:cs="Arial"/>
          <w:b/>
        </w:rPr>
        <w:t>H</w:t>
      </w:r>
      <w:r w:rsidRPr="00C918C0">
        <w:rPr>
          <w:rFonts w:ascii="Arial" w:hAnsi="Arial" w:cs="Arial"/>
          <w:b/>
        </w:rPr>
        <w:t>eteroscedasticity</w:t>
      </w:r>
    </w:p>
    <w:p w14:paraId="31F338F8" w14:textId="77777777" w:rsidR="00C918C0" w:rsidRDefault="00C918C0" w:rsidP="00C918C0">
      <w:pPr>
        <w:spacing w:after="200" w:line="276" w:lineRule="auto"/>
        <w:rPr>
          <w:rFonts w:ascii="Arial" w:hAnsi="Arial" w:cs="Arial"/>
        </w:rPr>
      </w:pPr>
      <w:r>
        <w:rPr>
          <w:rFonts w:ascii="Arial" w:hAnsi="Arial" w:cs="Arial"/>
        </w:rPr>
        <w:t>Heteroscedasticity means that the error terms are vary depending on values of the explanatory variables. To test for heteroscedasticity:</w:t>
      </w:r>
    </w:p>
    <w:p w14:paraId="5ADD42AE" w14:textId="2125B475" w:rsidR="00C918C0" w:rsidRDefault="00C918C0" w:rsidP="006F03E5">
      <w:pPr>
        <w:pStyle w:val="ListParagraph"/>
        <w:numPr>
          <w:ilvl w:val="0"/>
          <w:numId w:val="15"/>
        </w:numPr>
        <w:spacing w:after="200" w:line="276" w:lineRule="auto"/>
        <w:rPr>
          <w:rFonts w:ascii="Arial" w:hAnsi="Arial" w:cs="Arial"/>
        </w:rPr>
      </w:pPr>
      <w:r>
        <w:rPr>
          <w:rFonts w:ascii="Arial" w:hAnsi="Arial" w:cs="Arial"/>
        </w:rPr>
        <w:t>Click on Models, Numerical Diagnostics, Breusch-Pagan test for heteroscedasticity</w:t>
      </w:r>
      <w:r w:rsidR="008F2D28">
        <w:rPr>
          <w:rFonts w:ascii="Arial" w:hAnsi="Arial" w:cs="Arial"/>
        </w:rPr>
        <w:t>.</w:t>
      </w:r>
    </w:p>
    <w:p w14:paraId="7553FD13" w14:textId="4D0F9713" w:rsidR="00C918C0" w:rsidRDefault="00C918C0" w:rsidP="006F03E5">
      <w:pPr>
        <w:pStyle w:val="ListParagraph"/>
        <w:numPr>
          <w:ilvl w:val="0"/>
          <w:numId w:val="15"/>
        </w:numPr>
        <w:spacing w:after="200" w:line="276" w:lineRule="auto"/>
        <w:rPr>
          <w:rFonts w:ascii="Arial" w:hAnsi="Arial" w:cs="Arial"/>
        </w:rPr>
      </w:pPr>
      <w:r>
        <w:rPr>
          <w:rFonts w:ascii="Arial" w:hAnsi="Arial" w:cs="Arial"/>
        </w:rPr>
        <w:t xml:space="preserve">Double click on AGE60, INCOME, </w:t>
      </w:r>
      <w:proofErr w:type="spellStart"/>
      <w:r w:rsidR="00514C72">
        <w:rPr>
          <w:rFonts w:ascii="Arial" w:hAnsi="Arial" w:cs="Arial"/>
        </w:rPr>
        <w:t>inv</w:t>
      </w:r>
      <w:r>
        <w:rPr>
          <w:rFonts w:ascii="Arial" w:hAnsi="Arial" w:cs="Arial"/>
        </w:rPr>
        <w:t>price</w:t>
      </w:r>
      <w:proofErr w:type="spellEnd"/>
      <w:r w:rsidR="008F2D28">
        <w:rPr>
          <w:rFonts w:ascii="Arial" w:hAnsi="Arial" w:cs="Arial"/>
        </w:rPr>
        <w:t>.</w:t>
      </w:r>
    </w:p>
    <w:p w14:paraId="3220C960" w14:textId="51C83B1D" w:rsidR="00C918C0" w:rsidRDefault="00C918C0" w:rsidP="006F03E5">
      <w:pPr>
        <w:pStyle w:val="ListParagraph"/>
        <w:numPr>
          <w:ilvl w:val="0"/>
          <w:numId w:val="15"/>
        </w:numPr>
        <w:spacing w:after="200" w:line="276" w:lineRule="auto"/>
        <w:rPr>
          <w:rFonts w:ascii="Arial" w:hAnsi="Arial" w:cs="Arial"/>
        </w:rPr>
      </w:pPr>
      <w:r>
        <w:rPr>
          <w:rFonts w:ascii="Arial" w:hAnsi="Arial" w:cs="Arial"/>
        </w:rPr>
        <w:t>Click on OK</w:t>
      </w:r>
      <w:r w:rsidR="008F2D28">
        <w:rPr>
          <w:rFonts w:ascii="Arial" w:hAnsi="Arial" w:cs="Arial"/>
        </w:rPr>
        <w:t>.</w:t>
      </w:r>
    </w:p>
    <w:p w14:paraId="02AE0279" w14:textId="46E9CE10" w:rsidR="00C918C0" w:rsidRPr="00C918C0" w:rsidRDefault="00514C72" w:rsidP="00C918C0">
      <w:pPr>
        <w:spacing w:after="200" w:line="276" w:lineRule="auto"/>
        <w:jc w:val="center"/>
        <w:rPr>
          <w:rFonts w:ascii="Arial" w:hAnsi="Arial" w:cs="Arial"/>
        </w:rPr>
      </w:pPr>
      <w:r>
        <w:rPr>
          <w:rFonts w:ascii="Arial" w:hAnsi="Arial" w:cs="Arial"/>
          <w:noProof/>
        </w:rPr>
        <w:drawing>
          <wp:inline distT="0" distB="0" distL="0" distR="0" wp14:anchorId="6A8EAF70" wp14:editId="3E4C5F88">
            <wp:extent cx="4514850" cy="2586120"/>
            <wp:effectExtent l="0" t="0" r="0" b="5080"/>
            <wp:docPr id="13" name="Picture 13" descr="Output of Breusch-Pagan test of heteroscedast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Output of Breusch-Pagan test of heteroscedasticit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54606" cy="2608893"/>
                    </a:xfrm>
                    <a:prstGeom prst="rect">
                      <a:avLst/>
                    </a:prstGeom>
                    <a:noFill/>
                    <a:ln>
                      <a:noFill/>
                    </a:ln>
                  </pic:spPr>
                </pic:pic>
              </a:graphicData>
            </a:graphic>
          </wp:inline>
        </w:drawing>
      </w:r>
    </w:p>
    <w:p w14:paraId="68A181CB" w14:textId="35673CB8" w:rsidR="00C918C0" w:rsidRDefault="00C918C0" w:rsidP="00D90EB9">
      <w:pPr>
        <w:pStyle w:val="ListParagraph"/>
        <w:numPr>
          <w:ilvl w:val="0"/>
          <w:numId w:val="15"/>
        </w:numPr>
        <w:spacing w:after="200" w:line="276" w:lineRule="auto"/>
        <w:rPr>
          <w:rFonts w:ascii="Arial" w:hAnsi="Arial" w:cs="Arial"/>
        </w:rPr>
      </w:pPr>
      <w:r w:rsidRPr="00856D74">
        <w:rPr>
          <w:rFonts w:ascii="Arial" w:hAnsi="Arial" w:cs="Arial"/>
        </w:rPr>
        <w:t xml:space="preserve">If the </w:t>
      </w:r>
      <w:r w:rsidRPr="007F7CA7">
        <w:rPr>
          <w:rFonts w:ascii="Arial" w:hAnsi="Arial" w:cs="Arial"/>
          <w:i/>
          <w:iCs/>
        </w:rPr>
        <w:t>p</w:t>
      </w:r>
      <w:r w:rsidRPr="00856D74">
        <w:rPr>
          <w:rFonts w:ascii="Arial" w:hAnsi="Arial" w:cs="Arial"/>
        </w:rPr>
        <w:t xml:space="preserve">-value is less than 0.05, then there is a problem with heteroscedasticity. Generally, this is a sign that the equation is </w:t>
      </w:r>
      <w:proofErr w:type="gramStart"/>
      <w:r w:rsidRPr="00856D74">
        <w:rPr>
          <w:rFonts w:ascii="Arial" w:hAnsi="Arial" w:cs="Arial"/>
        </w:rPr>
        <w:t>nonlinear</w:t>
      </w:r>
      <w:proofErr w:type="gramEnd"/>
      <w:r w:rsidR="002A7256">
        <w:rPr>
          <w:rFonts w:ascii="Arial" w:hAnsi="Arial" w:cs="Arial"/>
        </w:rPr>
        <w:t xml:space="preserve"> and you forgot to correct for nonlinearity</w:t>
      </w:r>
      <w:r w:rsidRPr="00D90EB9">
        <w:rPr>
          <w:rFonts w:ascii="Arial" w:hAnsi="Arial" w:cs="Arial"/>
        </w:rPr>
        <w:t>.</w:t>
      </w:r>
    </w:p>
    <w:p w14:paraId="6A7C92A2" w14:textId="77777777" w:rsidR="00D90EB9" w:rsidRDefault="00D90EB9">
      <w:pPr>
        <w:spacing w:after="200" w:line="276" w:lineRule="auto"/>
        <w:rPr>
          <w:rFonts w:ascii="Arial" w:hAnsi="Arial" w:cs="Arial"/>
          <w:b/>
          <w:bCs/>
        </w:rPr>
      </w:pPr>
      <w:r>
        <w:rPr>
          <w:rFonts w:ascii="Arial" w:hAnsi="Arial" w:cs="Arial"/>
          <w:b/>
          <w:bCs/>
        </w:rPr>
        <w:br w:type="page"/>
      </w:r>
    </w:p>
    <w:p w14:paraId="0CC7E179" w14:textId="08060864" w:rsidR="00D90EB9" w:rsidRPr="00D90EB9" w:rsidRDefault="00D90EB9" w:rsidP="00D90EB9">
      <w:pPr>
        <w:spacing w:after="200" w:line="276" w:lineRule="auto"/>
        <w:rPr>
          <w:rFonts w:ascii="Arial" w:hAnsi="Arial" w:cs="Arial"/>
          <w:b/>
          <w:bCs/>
        </w:rPr>
      </w:pPr>
      <w:r w:rsidRPr="00D90EB9">
        <w:rPr>
          <w:rFonts w:ascii="Arial" w:hAnsi="Arial" w:cs="Arial"/>
          <w:b/>
          <w:bCs/>
        </w:rPr>
        <w:lastRenderedPageBreak/>
        <w:t>9.5.3 R: Huber Regression</w:t>
      </w:r>
    </w:p>
    <w:p w14:paraId="3B0B2F6F" w14:textId="54912EF1" w:rsidR="00514C72" w:rsidRDefault="00514C72" w:rsidP="006F03E5">
      <w:pPr>
        <w:pStyle w:val="ListParagraph"/>
        <w:numPr>
          <w:ilvl w:val="0"/>
          <w:numId w:val="15"/>
        </w:numPr>
        <w:spacing w:after="200" w:line="276" w:lineRule="auto"/>
        <w:rPr>
          <w:rFonts w:ascii="Arial" w:hAnsi="Arial" w:cs="Arial"/>
        </w:rPr>
      </w:pPr>
      <w:r>
        <w:rPr>
          <w:rFonts w:ascii="Arial" w:hAnsi="Arial" w:cs="Arial"/>
        </w:rPr>
        <w:t>If you have already corrected for nonlinearity, then more sophisticated techniques (</w:t>
      </w:r>
      <w:r w:rsidR="00B117D7">
        <w:rPr>
          <w:rFonts w:ascii="Arial" w:hAnsi="Arial" w:cs="Arial"/>
        </w:rPr>
        <w:t xml:space="preserve">robust </w:t>
      </w:r>
      <w:r>
        <w:rPr>
          <w:rFonts w:ascii="Arial" w:hAnsi="Arial" w:cs="Arial"/>
        </w:rPr>
        <w:t>Huber regression for heteroscedasticity) must be used.</w:t>
      </w:r>
      <w:r w:rsidR="004156C7">
        <w:rPr>
          <w:rFonts w:ascii="Arial" w:hAnsi="Arial" w:cs="Arial"/>
        </w:rPr>
        <w:t xml:space="preserve"> Install MASS if not already installed.</w:t>
      </w:r>
    </w:p>
    <w:p w14:paraId="6A3F0A47" w14:textId="71DD0EFD" w:rsidR="004156C7" w:rsidRDefault="004156C7" w:rsidP="00B117D7">
      <w:pPr>
        <w:spacing w:after="200" w:line="276" w:lineRule="auto"/>
        <w:ind w:left="720"/>
        <w:rPr>
          <w:rFonts w:ascii="Arial" w:hAnsi="Arial" w:cs="Arial"/>
        </w:rPr>
      </w:pPr>
      <w:proofErr w:type="spellStart"/>
      <w:proofErr w:type="gramStart"/>
      <w:r>
        <w:rPr>
          <w:rFonts w:ascii="Arial" w:hAnsi="Arial" w:cs="Arial"/>
        </w:rPr>
        <w:t>install.packages</w:t>
      </w:r>
      <w:proofErr w:type="spellEnd"/>
      <w:proofErr w:type="gramEnd"/>
      <w:r>
        <w:rPr>
          <w:rFonts w:ascii="Arial" w:hAnsi="Arial" w:cs="Arial"/>
        </w:rPr>
        <w:t>(</w:t>
      </w:r>
      <w:r w:rsidRPr="00A1227C">
        <w:rPr>
          <w:rFonts w:ascii="Arial" w:hAnsi="Arial" w:cs="Arial"/>
        </w:rPr>
        <w:t>"</w:t>
      </w:r>
      <w:proofErr w:type="spellStart"/>
      <w:r>
        <w:rPr>
          <w:rFonts w:ascii="Arial" w:hAnsi="Arial" w:cs="Arial"/>
        </w:rPr>
        <w:t>MASS</w:t>
      </w:r>
      <w:r w:rsidRPr="00A1227C">
        <w:rPr>
          <w:rFonts w:ascii="Arial" w:hAnsi="Arial" w:cs="Arial"/>
        </w:rPr>
        <w:t>"</w:t>
      </w:r>
      <w:r>
        <w:rPr>
          <w:rFonts w:ascii="Arial" w:hAnsi="Arial" w:cs="Arial"/>
        </w:rPr>
        <w:t>,dependencies</w:t>
      </w:r>
      <w:proofErr w:type="spellEnd"/>
      <w:r>
        <w:rPr>
          <w:rFonts w:ascii="Arial" w:hAnsi="Arial" w:cs="Arial"/>
        </w:rPr>
        <w:t>=TRUE)</w:t>
      </w:r>
    </w:p>
    <w:p w14:paraId="1C788E56" w14:textId="6BDB1BDF" w:rsidR="004156C7" w:rsidRDefault="004156C7" w:rsidP="00B117D7">
      <w:pPr>
        <w:spacing w:after="200" w:line="276" w:lineRule="auto"/>
        <w:ind w:left="720"/>
        <w:rPr>
          <w:rFonts w:ascii="Arial" w:hAnsi="Arial" w:cs="Arial"/>
        </w:rPr>
      </w:pPr>
      <w:proofErr w:type="gramStart"/>
      <w:r>
        <w:rPr>
          <w:rFonts w:ascii="Arial" w:hAnsi="Arial" w:cs="Arial"/>
        </w:rPr>
        <w:t>library(</w:t>
      </w:r>
      <w:proofErr w:type="gramEnd"/>
      <w:r>
        <w:rPr>
          <w:rFonts w:ascii="Arial" w:hAnsi="Arial" w:cs="Arial"/>
        </w:rPr>
        <w:t>MASS)</w:t>
      </w:r>
    </w:p>
    <w:p w14:paraId="226EEF8B" w14:textId="7410CC28" w:rsidR="00B117D7" w:rsidRDefault="00B117D7" w:rsidP="00B117D7">
      <w:pPr>
        <w:spacing w:after="200" w:line="276" w:lineRule="auto"/>
        <w:ind w:left="720"/>
        <w:rPr>
          <w:rFonts w:ascii="Arial" w:hAnsi="Arial" w:cs="Arial"/>
        </w:rPr>
      </w:pPr>
      <w:proofErr w:type="gramStart"/>
      <w:r w:rsidRPr="006C3C3F">
        <w:rPr>
          <w:rFonts w:ascii="Arial" w:hAnsi="Arial" w:cs="Arial"/>
        </w:rPr>
        <w:t>summary(</w:t>
      </w:r>
      <w:proofErr w:type="spellStart"/>
      <w:proofErr w:type="gramEnd"/>
      <w:r w:rsidRPr="006C3C3F">
        <w:rPr>
          <w:rFonts w:ascii="Arial" w:hAnsi="Arial" w:cs="Arial"/>
        </w:rPr>
        <w:t>rr.huber</w:t>
      </w:r>
      <w:proofErr w:type="spellEnd"/>
      <w:r w:rsidRPr="006C3C3F">
        <w:rPr>
          <w:rFonts w:ascii="Arial" w:hAnsi="Arial" w:cs="Arial"/>
        </w:rPr>
        <w:t xml:space="preserve"> &lt;- </w:t>
      </w:r>
      <w:proofErr w:type="spellStart"/>
      <w:r w:rsidRPr="006C3C3F">
        <w:rPr>
          <w:rFonts w:ascii="Arial" w:hAnsi="Arial" w:cs="Arial"/>
        </w:rPr>
        <w:t>rlm</w:t>
      </w:r>
      <w:proofErr w:type="spellEnd"/>
      <w:r w:rsidRPr="006C3C3F">
        <w:rPr>
          <w:rFonts w:ascii="Arial" w:hAnsi="Arial" w:cs="Arial"/>
        </w:rPr>
        <w:t>(</w:t>
      </w:r>
      <w:proofErr w:type="spellStart"/>
      <w:r w:rsidRPr="006C3C3F">
        <w:rPr>
          <w:rFonts w:ascii="Arial" w:hAnsi="Arial" w:cs="Arial"/>
        </w:rPr>
        <w:t>logmove</w:t>
      </w:r>
      <w:proofErr w:type="spellEnd"/>
      <w:r w:rsidRPr="006C3C3F">
        <w:rPr>
          <w:rFonts w:ascii="Arial" w:hAnsi="Arial" w:cs="Arial"/>
        </w:rPr>
        <w:t xml:space="preserve"> ~ AGE60 + INCOME + </w:t>
      </w:r>
      <w:proofErr w:type="spellStart"/>
      <w:r w:rsidRPr="006C3C3F">
        <w:rPr>
          <w:rFonts w:ascii="Arial" w:hAnsi="Arial" w:cs="Arial"/>
        </w:rPr>
        <w:t>invprice</w:t>
      </w:r>
      <w:proofErr w:type="spellEnd"/>
      <w:r w:rsidRPr="006C3C3F">
        <w:rPr>
          <w:rFonts w:ascii="Arial" w:hAnsi="Arial" w:cs="Arial"/>
        </w:rPr>
        <w:t>, data=</w:t>
      </w:r>
      <w:proofErr w:type="spellStart"/>
      <w:r w:rsidRPr="006C3C3F">
        <w:rPr>
          <w:rFonts w:ascii="Arial" w:hAnsi="Arial" w:cs="Arial"/>
        </w:rPr>
        <w:t>oj</w:t>
      </w:r>
      <w:proofErr w:type="spellEnd"/>
      <w:r w:rsidRPr="006C3C3F">
        <w:rPr>
          <w:rFonts w:ascii="Arial" w:hAnsi="Arial" w:cs="Arial"/>
        </w:rPr>
        <w:t>))</w:t>
      </w:r>
    </w:p>
    <w:p w14:paraId="3BEE15A1" w14:textId="3A9CD6E5" w:rsidR="00B117D7" w:rsidRPr="00B117D7" w:rsidRDefault="006C3C3F" w:rsidP="006C3C3F">
      <w:pPr>
        <w:spacing w:after="200" w:line="276" w:lineRule="auto"/>
        <w:jc w:val="center"/>
        <w:rPr>
          <w:rFonts w:ascii="Arial" w:hAnsi="Arial" w:cs="Arial"/>
        </w:rPr>
      </w:pPr>
      <w:r>
        <w:rPr>
          <w:rFonts w:ascii="Arial" w:hAnsi="Arial" w:cs="Arial"/>
          <w:noProof/>
        </w:rPr>
        <w:drawing>
          <wp:inline distT="0" distB="0" distL="0" distR="0" wp14:anchorId="0DC842F1" wp14:editId="3EB297F6">
            <wp:extent cx="3436667" cy="1638119"/>
            <wp:effectExtent l="0" t="0" r="0" b="635"/>
            <wp:docPr id="9" name="Picture 9" descr="Output of Hube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Output of Huber regress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7511" cy="1667121"/>
                    </a:xfrm>
                    <a:prstGeom prst="rect">
                      <a:avLst/>
                    </a:prstGeom>
                    <a:noFill/>
                    <a:ln>
                      <a:noFill/>
                    </a:ln>
                  </pic:spPr>
                </pic:pic>
              </a:graphicData>
            </a:graphic>
          </wp:inline>
        </w:drawing>
      </w:r>
    </w:p>
    <w:p w14:paraId="7D724928" w14:textId="77777777" w:rsidR="00D90EB9" w:rsidRDefault="00D90EB9">
      <w:pPr>
        <w:spacing w:after="200" w:line="276" w:lineRule="auto"/>
        <w:rPr>
          <w:rFonts w:ascii="Arial" w:hAnsi="Arial" w:cs="Arial"/>
          <w:b/>
        </w:rPr>
      </w:pPr>
      <w:r>
        <w:rPr>
          <w:rFonts w:ascii="Arial" w:hAnsi="Arial" w:cs="Arial"/>
          <w:b/>
        </w:rPr>
        <w:br w:type="page"/>
      </w:r>
    </w:p>
    <w:p w14:paraId="1886137F" w14:textId="07C0ABB2" w:rsidR="00D90EB9" w:rsidRDefault="00D90EB9" w:rsidP="00C918C0">
      <w:pPr>
        <w:spacing w:after="200" w:line="276" w:lineRule="auto"/>
        <w:rPr>
          <w:rFonts w:ascii="Arial" w:hAnsi="Arial" w:cs="Arial"/>
          <w:b/>
        </w:rPr>
      </w:pPr>
      <w:r>
        <w:rPr>
          <w:rFonts w:ascii="Arial" w:hAnsi="Arial" w:cs="Arial"/>
          <w:b/>
        </w:rPr>
        <w:lastRenderedPageBreak/>
        <w:t>9.6.2 R: Serial Correlation Test (Durbin-Watson) Test</w:t>
      </w:r>
    </w:p>
    <w:p w14:paraId="16FD3E8A" w14:textId="30C854A9" w:rsidR="005D7478" w:rsidRDefault="005D7478" w:rsidP="00C918C0">
      <w:pPr>
        <w:spacing w:after="200" w:line="276" w:lineRule="auto"/>
        <w:rPr>
          <w:rFonts w:ascii="Arial" w:hAnsi="Arial" w:cs="Arial"/>
          <w:b/>
        </w:rPr>
      </w:pPr>
      <w:r>
        <w:rPr>
          <w:rFonts w:ascii="Arial" w:hAnsi="Arial" w:cs="Arial"/>
          <w:b/>
        </w:rPr>
        <w:t xml:space="preserve">Assumption 3b: </w:t>
      </w:r>
      <w:r w:rsidR="00411C43">
        <w:rPr>
          <w:rFonts w:ascii="Arial" w:hAnsi="Arial" w:cs="Arial"/>
          <w:b/>
        </w:rPr>
        <w:t xml:space="preserve">The residuals are not correlated (violation: </w:t>
      </w:r>
      <w:r w:rsidR="00FC05DC">
        <w:rPr>
          <w:rFonts w:ascii="Arial" w:hAnsi="Arial" w:cs="Arial"/>
          <w:b/>
        </w:rPr>
        <w:t>s</w:t>
      </w:r>
      <w:r>
        <w:rPr>
          <w:rFonts w:ascii="Arial" w:hAnsi="Arial" w:cs="Arial"/>
          <w:b/>
        </w:rPr>
        <w:t xml:space="preserve">erial </w:t>
      </w:r>
      <w:r w:rsidR="00FC05DC">
        <w:rPr>
          <w:rFonts w:ascii="Arial" w:hAnsi="Arial" w:cs="Arial"/>
          <w:b/>
        </w:rPr>
        <w:t>c</w:t>
      </w:r>
      <w:r>
        <w:rPr>
          <w:rFonts w:ascii="Arial" w:hAnsi="Arial" w:cs="Arial"/>
          <w:b/>
        </w:rPr>
        <w:t>orrelation</w:t>
      </w:r>
      <w:r w:rsidR="00411C43">
        <w:rPr>
          <w:rFonts w:ascii="Arial" w:hAnsi="Arial" w:cs="Arial"/>
          <w:b/>
        </w:rPr>
        <w:t>)</w:t>
      </w:r>
      <w:r w:rsidR="00FC05DC">
        <w:rPr>
          <w:rFonts w:ascii="Arial" w:hAnsi="Arial" w:cs="Arial"/>
          <w:b/>
        </w:rPr>
        <w:t>.</w:t>
      </w:r>
    </w:p>
    <w:p w14:paraId="0C54ECEF" w14:textId="52712D41" w:rsidR="00C918C0" w:rsidRPr="00C918C0" w:rsidRDefault="00C918C0" w:rsidP="00C918C0">
      <w:pPr>
        <w:spacing w:after="200" w:line="276" w:lineRule="auto"/>
        <w:rPr>
          <w:rFonts w:ascii="Arial" w:hAnsi="Arial" w:cs="Arial"/>
          <w:b/>
        </w:rPr>
      </w:pPr>
      <w:r w:rsidRPr="00C918C0">
        <w:rPr>
          <w:rFonts w:ascii="Arial" w:hAnsi="Arial" w:cs="Arial"/>
          <w:b/>
        </w:rPr>
        <w:t xml:space="preserve">Durbin-Watson </w:t>
      </w:r>
      <w:r w:rsidR="008F2D28">
        <w:rPr>
          <w:rFonts w:ascii="Arial" w:hAnsi="Arial" w:cs="Arial"/>
          <w:b/>
        </w:rPr>
        <w:t>T</w:t>
      </w:r>
      <w:r w:rsidRPr="00C918C0">
        <w:rPr>
          <w:rFonts w:ascii="Arial" w:hAnsi="Arial" w:cs="Arial"/>
          <w:b/>
        </w:rPr>
        <w:t xml:space="preserve">est of </w:t>
      </w:r>
      <w:r w:rsidR="008F2D28">
        <w:rPr>
          <w:rFonts w:ascii="Arial" w:hAnsi="Arial" w:cs="Arial"/>
          <w:b/>
        </w:rPr>
        <w:t>S</w:t>
      </w:r>
      <w:r w:rsidRPr="00C918C0">
        <w:rPr>
          <w:rFonts w:ascii="Arial" w:hAnsi="Arial" w:cs="Arial"/>
          <w:b/>
        </w:rPr>
        <w:t xml:space="preserve">erial </w:t>
      </w:r>
      <w:r w:rsidR="008F2D28">
        <w:rPr>
          <w:rFonts w:ascii="Arial" w:hAnsi="Arial" w:cs="Arial"/>
          <w:b/>
        </w:rPr>
        <w:t>C</w:t>
      </w:r>
      <w:r w:rsidRPr="00C918C0">
        <w:rPr>
          <w:rFonts w:ascii="Arial" w:hAnsi="Arial" w:cs="Arial"/>
          <w:b/>
        </w:rPr>
        <w:t>orrelation</w:t>
      </w:r>
    </w:p>
    <w:p w14:paraId="3112342A" w14:textId="5AE204D5" w:rsidR="00C918C0" w:rsidRDefault="00C918C0" w:rsidP="00C918C0">
      <w:pPr>
        <w:spacing w:after="200" w:line="276" w:lineRule="auto"/>
        <w:rPr>
          <w:rFonts w:ascii="Arial" w:hAnsi="Arial" w:cs="Arial"/>
        </w:rPr>
      </w:pPr>
      <w:r>
        <w:rPr>
          <w:rFonts w:ascii="Arial" w:hAnsi="Arial" w:cs="Arial"/>
        </w:rPr>
        <w:t>Serial correlation occurs when the errors terms are correlated. To test this</w:t>
      </w:r>
      <w:r w:rsidR="008F2D28">
        <w:rPr>
          <w:rFonts w:ascii="Arial" w:hAnsi="Arial" w:cs="Arial"/>
        </w:rPr>
        <w:t>:</w:t>
      </w:r>
      <w:r>
        <w:rPr>
          <w:rFonts w:ascii="Arial" w:hAnsi="Arial" w:cs="Arial"/>
        </w:rPr>
        <w:t xml:space="preserve"> </w:t>
      </w:r>
    </w:p>
    <w:p w14:paraId="2267F099" w14:textId="1CAE484B" w:rsidR="00C918C0" w:rsidRDefault="00C918C0" w:rsidP="006F03E5">
      <w:pPr>
        <w:pStyle w:val="ListParagraph"/>
        <w:numPr>
          <w:ilvl w:val="0"/>
          <w:numId w:val="16"/>
        </w:numPr>
        <w:spacing w:after="200" w:line="276" w:lineRule="auto"/>
        <w:rPr>
          <w:rFonts w:ascii="Arial" w:hAnsi="Arial" w:cs="Arial"/>
        </w:rPr>
      </w:pPr>
      <w:r>
        <w:rPr>
          <w:rFonts w:ascii="Arial" w:hAnsi="Arial" w:cs="Arial"/>
        </w:rPr>
        <w:t>Click on Models, Numerical Diagnostics, Durbin-Watson test for autocorrelation</w:t>
      </w:r>
      <w:r w:rsidR="008F2D28">
        <w:rPr>
          <w:rFonts w:ascii="Arial" w:hAnsi="Arial" w:cs="Arial"/>
        </w:rPr>
        <w:t>.</w:t>
      </w:r>
    </w:p>
    <w:p w14:paraId="0885E00C" w14:textId="706A4E38" w:rsidR="00BC08E2" w:rsidRDefault="00BC08E2" w:rsidP="006F03E5">
      <w:pPr>
        <w:pStyle w:val="ListParagraph"/>
        <w:numPr>
          <w:ilvl w:val="0"/>
          <w:numId w:val="16"/>
        </w:numPr>
        <w:spacing w:after="200" w:line="276" w:lineRule="auto"/>
        <w:rPr>
          <w:rFonts w:ascii="Arial" w:hAnsi="Arial" w:cs="Arial"/>
        </w:rPr>
      </w:pPr>
      <w:r>
        <w:rPr>
          <w:rFonts w:ascii="Arial" w:hAnsi="Arial" w:cs="Arial"/>
        </w:rPr>
        <w:t>Select rho &gt; 0, then OK</w:t>
      </w:r>
      <w:r w:rsidR="008F2D28">
        <w:rPr>
          <w:rFonts w:ascii="Arial" w:hAnsi="Arial" w:cs="Arial"/>
        </w:rPr>
        <w:t>.</w:t>
      </w:r>
    </w:p>
    <w:p w14:paraId="12F0E442" w14:textId="48F8942A" w:rsidR="00C918C0" w:rsidRPr="00C918C0" w:rsidRDefault="00627626" w:rsidP="00C918C0">
      <w:pPr>
        <w:spacing w:after="200" w:line="276" w:lineRule="auto"/>
        <w:jc w:val="center"/>
        <w:rPr>
          <w:rFonts w:ascii="Arial" w:hAnsi="Arial" w:cs="Arial"/>
        </w:rPr>
      </w:pPr>
      <w:r>
        <w:rPr>
          <w:rFonts w:ascii="Arial" w:hAnsi="Arial" w:cs="Arial"/>
          <w:noProof/>
        </w:rPr>
        <w:drawing>
          <wp:inline distT="0" distB="0" distL="0" distR="0" wp14:anchorId="6D444DD7" wp14:editId="088C4A3D">
            <wp:extent cx="3542581" cy="2361721"/>
            <wp:effectExtent l="0" t="0" r="1270" b="635"/>
            <wp:docPr id="12" name="Picture 12" descr="Output of Durbin-Watson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Output of Durbin-Watson tes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581685" cy="2387790"/>
                    </a:xfrm>
                    <a:prstGeom prst="rect">
                      <a:avLst/>
                    </a:prstGeom>
                    <a:noFill/>
                    <a:ln>
                      <a:noFill/>
                    </a:ln>
                  </pic:spPr>
                </pic:pic>
              </a:graphicData>
            </a:graphic>
          </wp:inline>
        </w:drawing>
      </w:r>
    </w:p>
    <w:p w14:paraId="3E717EC9" w14:textId="3DA3A21C" w:rsidR="00C918C0" w:rsidRPr="00856D74" w:rsidRDefault="00C918C0" w:rsidP="006F03E5">
      <w:pPr>
        <w:pStyle w:val="ListParagraph"/>
        <w:numPr>
          <w:ilvl w:val="0"/>
          <w:numId w:val="16"/>
        </w:numPr>
        <w:spacing w:after="200" w:line="276" w:lineRule="auto"/>
        <w:rPr>
          <w:rFonts w:ascii="Arial" w:hAnsi="Arial" w:cs="Arial"/>
        </w:rPr>
      </w:pPr>
      <w:r w:rsidRPr="00856D74">
        <w:rPr>
          <w:rFonts w:ascii="Arial" w:hAnsi="Arial" w:cs="Arial"/>
        </w:rPr>
        <w:t xml:space="preserve">If the </w:t>
      </w:r>
      <w:r w:rsidRPr="007F7CA7">
        <w:rPr>
          <w:rFonts w:ascii="Arial" w:hAnsi="Arial" w:cs="Arial"/>
          <w:i/>
          <w:iCs/>
        </w:rPr>
        <w:t>p</w:t>
      </w:r>
      <w:r w:rsidRPr="00856D74">
        <w:rPr>
          <w:rFonts w:ascii="Arial" w:hAnsi="Arial" w:cs="Arial"/>
        </w:rPr>
        <w:t xml:space="preserve">-value is less than 0.05, there is a problem with serial correlation. </w:t>
      </w:r>
    </w:p>
    <w:p w14:paraId="79C08996" w14:textId="77777777" w:rsidR="00D90EB9" w:rsidRDefault="00D90EB9">
      <w:pPr>
        <w:spacing w:after="200" w:line="276" w:lineRule="auto"/>
        <w:rPr>
          <w:rFonts w:ascii="Arial" w:hAnsi="Arial" w:cs="Arial"/>
          <w:b/>
        </w:rPr>
      </w:pPr>
    </w:p>
    <w:p w14:paraId="46728D25" w14:textId="77777777" w:rsidR="00D90EB9" w:rsidRDefault="00D90EB9">
      <w:pPr>
        <w:spacing w:after="200" w:line="276" w:lineRule="auto"/>
        <w:rPr>
          <w:rFonts w:ascii="Arial" w:hAnsi="Arial" w:cs="Arial"/>
          <w:b/>
        </w:rPr>
      </w:pPr>
      <w:r>
        <w:rPr>
          <w:rFonts w:ascii="Arial" w:hAnsi="Arial" w:cs="Arial"/>
          <w:b/>
        </w:rPr>
        <w:br w:type="page"/>
      </w:r>
    </w:p>
    <w:p w14:paraId="33DFECB3" w14:textId="58BF8588" w:rsidR="00EF0E2C" w:rsidRDefault="00D90EB9">
      <w:pPr>
        <w:spacing w:after="200" w:line="276" w:lineRule="auto"/>
        <w:rPr>
          <w:rFonts w:ascii="Arial" w:hAnsi="Arial" w:cs="Arial"/>
          <w:b/>
        </w:rPr>
      </w:pPr>
      <w:r>
        <w:rPr>
          <w:rFonts w:ascii="Arial" w:hAnsi="Arial" w:cs="Arial"/>
          <w:b/>
        </w:rPr>
        <w:lastRenderedPageBreak/>
        <w:t xml:space="preserve">9.6.3 R: </w:t>
      </w:r>
      <w:proofErr w:type="spellStart"/>
      <w:r>
        <w:rPr>
          <w:rFonts w:ascii="Arial" w:hAnsi="Arial" w:cs="Arial"/>
          <w:b/>
        </w:rPr>
        <w:t>Prais-Winsten</w:t>
      </w:r>
      <w:proofErr w:type="spellEnd"/>
      <w:r>
        <w:rPr>
          <w:rFonts w:ascii="Arial" w:hAnsi="Arial" w:cs="Arial"/>
          <w:b/>
        </w:rPr>
        <w:t xml:space="preserve"> </w:t>
      </w:r>
      <w:r w:rsidR="00EF0E2C">
        <w:rPr>
          <w:rFonts w:ascii="Arial" w:hAnsi="Arial" w:cs="Arial"/>
          <w:b/>
        </w:rPr>
        <w:t>Correction for Serial Correlation</w:t>
      </w:r>
    </w:p>
    <w:p w14:paraId="06CA29F1" w14:textId="4191EDBC" w:rsidR="00406B81" w:rsidRDefault="00406B81" w:rsidP="00406B81">
      <w:pPr>
        <w:spacing w:after="200" w:line="276" w:lineRule="auto"/>
        <w:rPr>
          <w:rStyle w:val="HTMLCite"/>
          <w:rFonts w:ascii="Arial" w:hAnsi="Arial" w:cs="Arial"/>
          <w:i w:val="0"/>
          <w:iCs w:val="0"/>
        </w:rPr>
      </w:pPr>
      <w:r w:rsidRPr="00EF0E2C">
        <w:rPr>
          <w:rFonts w:ascii="Arial" w:hAnsi="Arial" w:cs="Arial"/>
          <w:bCs/>
          <w:i/>
          <w:iCs/>
        </w:rPr>
        <w:t xml:space="preserve">There are several techniques for correction of serial correlation, including Cochrane-Orcutt </w:t>
      </w:r>
      <w:r w:rsidRPr="007F7CA7">
        <w:rPr>
          <w:rFonts w:ascii="Arial" w:hAnsi="Arial" w:cs="Arial"/>
          <w:bCs/>
        </w:rPr>
        <w:t>(</w:t>
      </w:r>
      <w:r w:rsidRPr="00EF0E2C">
        <w:rPr>
          <w:rStyle w:val="HTMLCite"/>
          <w:rFonts w:ascii="Arial" w:hAnsi="Arial" w:cs="Arial"/>
          <w:i w:val="0"/>
          <w:iCs w:val="0"/>
        </w:rPr>
        <w:t>Cochrane</w:t>
      </w:r>
      <w:r w:rsidR="00FC05DC">
        <w:rPr>
          <w:rStyle w:val="HTMLCite"/>
          <w:rFonts w:ascii="Arial" w:hAnsi="Arial" w:cs="Arial"/>
          <w:i w:val="0"/>
          <w:iCs w:val="0"/>
        </w:rPr>
        <w:t xml:space="preserve"> and</w:t>
      </w:r>
      <w:r w:rsidRPr="00EF0E2C">
        <w:rPr>
          <w:rStyle w:val="HTMLCite"/>
          <w:rFonts w:ascii="Arial" w:hAnsi="Arial" w:cs="Arial"/>
          <w:i w:val="0"/>
          <w:iCs w:val="0"/>
        </w:rPr>
        <w:t xml:space="preserve"> Orcutt</w:t>
      </w:r>
      <w:r w:rsidR="00FC05DC">
        <w:rPr>
          <w:rStyle w:val="HTMLCite"/>
          <w:rFonts w:ascii="Arial" w:hAnsi="Arial" w:cs="Arial"/>
          <w:i w:val="0"/>
          <w:iCs w:val="0"/>
        </w:rPr>
        <w:t xml:space="preserve"> </w:t>
      </w:r>
      <w:r w:rsidRPr="00EF0E2C">
        <w:rPr>
          <w:rStyle w:val="HTMLCite"/>
          <w:rFonts w:ascii="Arial" w:hAnsi="Arial" w:cs="Arial"/>
          <w:i w:val="0"/>
          <w:iCs w:val="0"/>
        </w:rPr>
        <w:t xml:space="preserve">1949), </w:t>
      </w:r>
      <w:proofErr w:type="spellStart"/>
      <w:r w:rsidRPr="00EF0E2C">
        <w:rPr>
          <w:rStyle w:val="HTMLCite"/>
          <w:rFonts w:ascii="Arial" w:hAnsi="Arial" w:cs="Arial"/>
          <w:i w:val="0"/>
          <w:iCs w:val="0"/>
        </w:rPr>
        <w:t>Prais-Winsten</w:t>
      </w:r>
      <w:proofErr w:type="spellEnd"/>
      <w:r w:rsidRPr="00EF0E2C">
        <w:rPr>
          <w:rStyle w:val="HTMLCite"/>
          <w:rFonts w:ascii="Arial" w:hAnsi="Arial" w:cs="Arial"/>
          <w:i w:val="0"/>
          <w:iCs w:val="0"/>
        </w:rPr>
        <w:t xml:space="preserve"> (</w:t>
      </w:r>
      <w:proofErr w:type="spellStart"/>
      <w:r w:rsidRPr="00EF0E2C">
        <w:rPr>
          <w:rStyle w:val="HTMLCite"/>
          <w:rFonts w:ascii="Arial" w:hAnsi="Arial" w:cs="Arial"/>
          <w:i w:val="0"/>
          <w:iCs w:val="0"/>
        </w:rPr>
        <w:t>Prais</w:t>
      </w:r>
      <w:proofErr w:type="spellEnd"/>
      <w:r w:rsidR="00FC05DC">
        <w:rPr>
          <w:rStyle w:val="HTMLCite"/>
          <w:rFonts w:ascii="Arial" w:hAnsi="Arial" w:cs="Arial"/>
          <w:i w:val="0"/>
          <w:iCs w:val="0"/>
        </w:rPr>
        <w:t xml:space="preserve"> and </w:t>
      </w:r>
      <w:proofErr w:type="spellStart"/>
      <w:r w:rsidRPr="00EF0E2C">
        <w:rPr>
          <w:rStyle w:val="HTMLCite"/>
          <w:rFonts w:ascii="Arial" w:hAnsi="Arial" w:cs="Arial"/>
          <w:i w:val="0"/>
          <w:iCs w:val="0"/>
        </w:rPr>
        <w:t>Winsten</w:t>
      </w:r>
      <w:proofErr w:type="spellEnd"/>
      <w:r w:rsidR="00FC05DC" w:rsidRPr="00EF0E2C" w:rsidDel="00FC05DC">
        <w:rPr>
          <w:rStyle w:val="HTMLCite"/>
          <w:rFonts w:ascii="Arial" w:hAnsi="Arial" w:cs="Arial"/>
          <w:i w:val="0"/>
          <w:iCs w:val="0"/>
        </w:rPr>
        <w:t xml:space="preserve"> </w:t>
      </w:r>
      <w:r w:rsidRPr="00EF0E2C">
        <w:rPr>
          <w:rStyle w:val="HTMLCite"/>
          <w:rFonts w:ascii="Arial" w:hAnsi="Arial" w:cs="Arial"/>
          <w:i w:val="0"/>
          <w:iCs w:val="0"/>
        </w:rPr>
        <w:t>1954) and rho differencing.</w:t>
      </w:r>
    </w:p>
    <w:p w14:paraId="14B7A7F1" w14:textId="77777777" w:rsidR="00406B81" w:rsidRDefault="00406B81" w:rsidP="00406B81">
      <w:pPr>
        <w:spacing w:line="276" w:lineRule="auto"/>
        <w:rPr>
          <w:rStyle w:val="HTMLCite"/>
          <w:rFonts w:ascii="Arial" w:hAnsi="Arial" w:cs="Arial"/>
          <w:i w:val="0"/>
          <w:iCs w:val="0"/>
        </w:rPr>
      </w:pPr>
      <w:r>
        <w:rPr>
          <w:rStyle w:val="HTMLCite"/>
          <w:rFonts w:ascii="Arial" w:hAnsi="Arial" w:cs="Arial"/>
          <w:i w:val="0"/>
          <w:iCs w:val="0"/>
        </w:rPr>
        <w:tab/>
      </w:r>
      <w:proofErr w:type="spellStart"/>
      <w:proofErr w:type="gramStart"/>
      <w:r>
        <w:rPr>
          <w:rStyle w:val="HTMLCite"/>
          <w:rFonts w:ascii="Arial" w:hAnsi="Arial" w:cs="Arial"/>
          <w:i w:val="0"/>
          <w:iCs w:val="0"/>
        </w:rPr>
        <w:t>install.packages</w:t>
      </w:r>
      <w:proofErr w:type="spellEnd"/>
      <w:proofErr w:type="gramEnd"/>
      <w:r>
        <w:rPr>
          <w:rStyle w:val="HTMLCite"/>
          <w:rFonts w:ascii="Arial" w:hAnsi="Arial" w:cs="Arial"/>
          <w:i w:val="0"/>
          <w:iCs w:val="0"/>
        </w:rPr>
        <w:t>(</w:t>
      </w:r>
      <w:r w:rsidRPr="006C3C3F">
        <w:rPr>
          <w:rStyle w:val="HTMLCite"/>
          <w:rFonts w:ascii="Arial" w:hAnsi="Arial" w:cs="Arial"/>
          <w:i w:val="0"/>
          <w:iCs w:val="0"/>
        </w:rPr>
        <w:t>"</w:t>
      </w:r>
      <w:proofErr w:type="spellStart"/>
      <w:r>
        <w:rPr>
          <w:rStyle w:val="HTMLCite"/>
          <w:rFonts w:ascii="Arial" w:hAnsi="Arial" w:cs="Arial"/>
          <w:i w:val="0"/>
          <w:iCs w:val="0"/>
        </w:rPr>
        <w:t>prais</w:t>
      </w:r>
      <w:proofErr w:type="spellEnd"/>
      <w:r w:rsidRPr="006C3C3F">
        <w:rPr>
          <w:rStyle w:val="HTMLCite"/>
          <w:rFonts w:ascii="Arial" w:hAnsi="Arial" w:cs="Arial"/>
          <w:i w:val="0"/>
          <w:iCs w:val="0"/>
        </w:rPr>
        <w:t>"</w:t>
      </w:r>
      <w:r>
        <w:rPr>
          <w:rStyle w:val="HTMLCite"/>
          <w:rFonts w:ascii="Arial" w:hAnsi="Arial" w:cs="Arial"/>
          <w:i w:val="0"/>
          <w:iCs w:val="0"/>
        </w:rPr>
        <w:t>,dependencies=TRUE)</w:t>
      </w:r>
    </w:p>
    <w:p w14:paraId="64B29487" w14:textId="77777777" w:rsidR="00406B81" w:rsidRPr="00D93E72" w:rsidRDefault="00406B81" w:rsidP="00406B81">
      <w:pPr>
        <w:spacing w:line="276" w:lineRule="auto"/>
        <w:ind w:firstLine="720"/>
        <w:rPr>
          <w:rStyle w:val="HTMLCite"/>
          <w:rFonts w:ascii="Arial" w:hAnsi="Arial" w:cs="Arial"/>
          <w:i w:val="0"/>
          <w:iCs w:val="0"/>
        </w:rPr>
      </w:pPr>
      <w:r>
        <w:rPr>
          <w:rStyle w:val="HTMLCite"/>
          <w:rFonts w:ascii="Arial" w:hAnsi="Arial" w:cs="Arial"/>
          <w:i w:val="0"/>
          <w:iCs w:val="0"/>
        </w:rPr>
        <w:t>library(</w:t>
      </w:r>
      <w:proofErr w:type="spellStart"/>
      <w:r>
        <w:rPr>
          <w:rStyle w:val="HTMLCite"/>
          <w:rFonts w:ascii="Arial" w:hAnsi="Arial" w:cs="Arial"/>
          <w:i w:val="0"/>
          <w:iCs w:val="0"/>
        </w:rPr>
        <w:t>prais</w:t>
      </w:r>
      <w:proofErr w:type="spellEnd"/>
      <w:r>
        <w:rPr>
          <w:rStyle w:val="HTMLCite"/>
          <w:rFonts w:ascii="Arial" w:hAnsi="Arial" w:cs="Arial"/>
          <w:i w:val="0"/>
          <w:iCs w:val="0"/>
        </w:rPr>
        <w:t>)</w:t>
      </w:r>
    </w:p>
    <w:p w14:paraId="31F8DFED" w14:textId="5502DADA" w:rsidR="00406B81" w:rsidRDefault="00406B81" w:rsidP="00406B81">
      <w:pPr>
        <w:spacing w:line="276" w:lineRule="auto"/>
        <w:rPr>
          <w:rFonts w:ascii="Arial" w:hAnsi="Arial" w:cs="Arial"/>
        </w:rPr>
      </w:pPr>
      <w:r w:rsidRPr="00D93E72">
        <w:rPr>
          <w:rStyle w:val="HTMLCite"/>
          <w:rFonts w:ascii="Arial" w:hAnsi="Arial" w:cs="Arial"/>
          <w:i w:val="0"/>
          <w:iCs w:val="0"/>
        </w:rPr>
        <w:tab/>
      </w:r>
      <w:r>
        <w:rPr>
          <w:rStyle w:val="HTMLCite"/>
          <w:rFonts w:ascii="Arial" w:hAnsi="Arial" w:cs="Arial"/>
          <w:i w:val="0"/>
          <w:iCs w:val="0"/>
        </w:rPr>
        <w:t xml:space="preserve">pw &lt;- </w:t>
      </w:r>
      <w:proofErr w:type="spellStart"/>
      <w:r w:rsidRPr="006C3C3F">
        <w:rPr>
          <w:rStyle w:val="HTMLCite"/>
          <w:rFonts w:ascii="Arial" w:hAnsi="Arial" w:cs="Arial"/>
          <w:i w:val="0"/>
          <w:iCs w:val="0"/>
        </w:rPr>
        <w:t>prais_</w:t>
      </w:r>
      <w:proofErr w:type="gramStart"/>
      <w:r w:rsidRPr="006C3C3F">
        <w:rPr>
          <w:rStyle w:val="HTMLCite"/>
          <w:rFonts w:ascii="Arial" w:hAnsi="Arial" w:cs="Arial"/>
          <w:i w:val="0"/>
          <w:iCs w:val="0"/>
        </w:rPr>
        <w:t>winsten</w:t>
      </w:r>
      <w:proofErr w:type="spellEnd"/>
      <w:r w:rsidRPr="006C3C3F">
        <w:rPr>
          <w:rStyle w:val="HTMLCite"/>
          <w:rFonts w:ascii="Arial" w:hAnsi="Arial" w:cs="Arial"/>
          <w:i w:val="0"/>
          <w:iCs w:val="0"/>
        </w:rPr>
        <w:t>(</w:t>
      </w:r>
      <w:proofErr w:type="spellStart"/>
      <w:proofErr w:type="gramEnd"/>
      <w:r w:rsidRPr="006C3C3F">
        <w:rPr>
          <w:rFonts w:ascii="Arial" w:hAnsi="Arial" w:cs="Arial"/>
        </w:rPr>
        <w:t>logmove</w:t>
      </w:r>
      <w:proofErr w:type="spellEnd"/>
      <w:r w:rsidRPr="006C3C3F">
        <w:rPr>
          <w:rFonts w:ascii="Arial" w:hAnsi="Arial" w:cs="Arial"/>
        </w:rPr>
        <w:t xml:space="preserve"> ~ AGE60 + INCOME + </w:t>
      </w:r>
      <w:proofErr w:type="spellStart"/>
      <w:r w:rsidRPr="006C3C3F">
        <w:rPr>
          <w:rFonts w:ascii="Arial" w:hAnsi="Arial" w:cs="Arial"/>
        </w:rPr>
        <w:t>invprice</w:t>
      </w:r>
      <w:proofErr w:type="spellEnd"/>
      <w:r w:rsidRPr="006C3C3F">
        <w:rPr>
          <w:rFonts w:ascii="Arial" w:hAnsi="Arial" w:cs="Arial"/>
        </w:rPr>
        <w:t>, data=</w:t>
      </w:r>
      <w:proofErr w:type="spellStart"/>
      <w:r w:rsidRPr="006C3C3F">
        <w:rPr>
          <w:rFonts w:ascii="Arial" w:hAnsi="Arial" w:cs="Arial"/>
        </w:rPr>
        <w:t>oj</w:t>
      </w:r>
      <w:proofErr w:type="spellEnd"/>
      <w:r w:rsidR="00576A25">
        <w:rPr>
          <w:rFonts w:ascii="Arial" w:hAnsi="Arial" w:cs="Arial"/>
        </w:rPr>
        <w:t>, index=NULL</w:t>
      </w:r>
      <w:r w:rsidRPr="006C3C3F">
        <w:rPr>
          <w:rFonts w:ascii="Arial" w:hAnsi="Arial" w:cs="Arial"/>
        </w:rPr>
        <w:t>)</w:t>
      </w:r>
    </w:p>
    <w:p w14:paraId="33B35B9E" w14:textId="77777777" w:rsidR="00406B81" w:rsidRPr="00D93E72" w:rsidRDefault="00406B81" w:rsidP="00406B81">
      <w:pPr>
        <w:spacing w:line="276" w:lineRule="auto"/>
        <w:rPr>
          <w:rFonts w:ascii="Arial" w:hAnsi="Arial" w:cs="Arial"/>
        </w:rPr>
      </w:pPr>
      <w:r>
        <w:rPr>
          <w:rFonts w:ascii="Arial" w:hAnsi="Arial" w:cs="Arial"/>
        </w:rPr>
        <w:tab/>
        <w:t>summary(pw)</w:t>
      </w:r>
    </w:p>
    <w:p w14:paraId="2319B173" w14:textId="741B06DE" w:rsidR="00C70CDC" w:rsidRPr="00D93E72" w:rsidRDefault="00406B81" w:rsidP="00406B81">
      <w:pPr>
        <w:spacing w:after="200" w:line="276" w:lineRule="auto"/>
        <w:jc w:val="center"/>
        <w:rPr>
          <w:rFonts w:ascii="Arial" w:hAnsi="Arial" w:cs="Arial"/>
          <w:b/>
        </w:rPr>
      </w:pPr>
      <w:r>
        <w:rPr>
          <w:rFonts w:ascii="Arial" w:hAnsi="Arial" w:cs="Arial"/>
          <w:b/>
          <w:noProof/>
        </w:rPr>
        <w:drawing>
          <wp:inline distT="0" distB="0" distL="0" distR="0" wp14:anchorId="49C57B13" wp14:editId="1A89D5E7">
            <wp:extent cx="3088256" cy="2132188"/>
            <wp:effectExtent l="0" t="0" r="0" b="1905"/>
            <wp:docPr id="32" name="Picture 32" descr="Output of Prais-Winsten cor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Output of Prais-Winsten correct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17442" cy="2152339"/>
                    </a:xfrm>
                    <a:prstGeom prst="rect">
                      <a:avLst/>
                    </a:prstGeom>
                    <a:noFill/>
                    <a:ln>
                      <a:noFill/>
                    </a:ln>
                  </pic:spPr>
                </pic:pic>
              </a:graphicData>
            </a:graphic>
          </wp:inline>
        </w:drawing>
      </w:r>
      <w:r w:rsidR="00C70CDC" w:rsidRPr="00D93E72">
        <w:rPr>
          <w:rFonts w:ascii="Arial" w:hAnsi="Arial" w:cs="Arial"/>
          <w:b/>
        </w:rPr>
        <w:br w:type="page"/>
      </w:r>
    </w:p>
    <w:p w14:paraId="409D2407" w14:textId="0C73F5F4" w:rsidR="00D90EB9" w:rsidRDefault="00D90EB9" w:rsidP="00C918C0">
      <w:pPr>
        <w:spacing w:after="200" w:line="276" w:lineRule="auto"/>
        <w:rPr>
          <w:rFonts w:ascii="Arial" w:hAnsi="Arial" w:cs="Arial"/>
          <w:b/>
        </w:rPr>
      </w:pPr>
      <w:r>
        <w:rPr>
          <w:rFonts w:ascii="Arial" w:hAnsi="Arial" w:cs="Arial"/>
          <w:b/>
        </w:rPr>
        <w:lastRenderedPageBreak/>
        <w:t>9.7.2 R: Outlier Test (Bonferroni) Demo</w:t>
      </w:r>
    </w:p>
    <w:p w14:paraId="2BB946BF" w14:textId="165A2DC0" w:rsidR="005D7478" w:rsidRDefault="005D7478" w:rsidP="00C918C0">
      <w:pPr>
        <w:spacing w:after="200" w:line="276" w:lineRule="auto"/>
        <w:rPr>
          <w:rFonts w:ascii="Arial" w:hAnsi="Arial" w:cs="Arial"/>
          <w:b/>
        </w:rPr>
      </w:pPr>
      <w:r>
        <w:rPr>
          <w:rFonts w:ascii="Arial" w:hAnsi="Arial" w:cs="Arial"/>
          <w:b/>
        </w:rPr>
        <w:t>Assumption 3c: Outliers</w:t>
      </w:r>
    </w:p>
    <w:p w14:paraId="7DDBC92D" w14:textId="55537F08" w:rsidR="00C918C0" w:rsidRPr="00C918C0" w:rsidRDefault="00C918C0" w:rsidP="00C918C0">
      <w:pPr>
        <w:spacing w:after="200" w:line="276" w:lineRule="auto"/>
        <w:rPr>
          <w:rFonts w:ascii="Arial" w:hAnsi="Arial" w:cs="Arial"/>
          <w:b/>
        </w:rPr>
      </w:pPr>
      <w:r w:rsidRPr="00C918C0">
        <w:rPr>
          <w:rFonts w:ascii="Arial" w:hAnsi="Arial" w:cs="Arial"/>
          <w:b/>
        </w:rPr>
        <w:t xml:space="preserve">Bonferroni </w:t>
      </w:r>
      <w:r w:rsidR="008F2D28">
        <w:rPr>
          <w:rFonts w:ascii="Arial" w:hAnsi="Arial" w:cs="Arial"/>
          <w:b/>
        </w:rPr>
        <w:t>O</w:t>
      </w:r>
      <w:r w:rsidRPr="00C918C0">
        <w:rPr>
          <w:rFonts w:ascii="Arial" w:hAnsi="Arial" w:cs="Arial"/>
          <w:b/>
        </w:rPr>
        <w:t xml:space="preserve">utlier </w:t>
      </w:r>
      <w:r w:rsidR="008F2D28">
        <w:rPr>
          <w:rFonts w:ascii="Arial" w:hAnsi="Arial" w:cs="Arial"/>
          <w:b/>
        </w:rPr>
        <w:t>T</w:t>
      </w:r>
      <w:r w:rsidRPr="00C918C0">
        <w:rPr>
          <w:rFonts w:ascii="Arial" w:hAnsi="Arial" w:cs="Arial"/>
          <w:b/>
        </w:rPr>
        <w:t>est</w:t>
      </w:r>
    </w:p>
    <w:p w14:paraId="73C1C199" w14:textId="7F3D46D2" w:rsidR="001D48E6" w:rsidRDefault="00C70CDC" w:rsidP="001D48E6">
      <w:pPr>
        <w:spacing w:after="200" w:line="276" w:lineRule="auto"/>
        <w:rPr>
          <w:rFonts w:ascii="Arial" w:hAnsi="Arial" w:cs="Arial"/>
        </w:rPr>
      </w:pPr>
      <w:r>
        <w:rPr>
          <w:rFonts w:ascii="Arial" w:hAnsi="Arial" w:cs="Arial"/>
        </w:rPr>
        <w:t>Outliers are extreme data points that can influence the results and lead to incorrect coefficients. To identify outliers</w:t>
      </w:r>
      <w:r w:rsidR="008F2D28">
        <w:rPr>
          <w:rFonts w:ascii="Arial" w:hAnsi="Arial" w:cs="Arial"/>
        </w:rPr>
        <w:t>:</w:t>
      </w:r>
    </w:p>
    <w:p w14:paraId="6B2D0D54" w14:textId="52A26588" w:rsidR="00C70CDC" w:rsidRDefault="00C70CDC" w:rsidP="006F03E5">
      <w:pPr>
        <w:pStyle w:val="ListParagraph"/>
        <w:numPr>
          <w:ilvl w:val="0"/>
          <w:numId w:val="17"/>
        </w:numPr>
        <w:spacing w:after="200" w:line="276" w:lineRule="auto"/>
        <w:rPr>
          <w:rFonts w:ascii="Arial" w:hAnsi="Arial" w:cs="Arial"/>
        </w:rPr>
      </w:pPr>
      <w:r>
        <w:rPr>
          <w:rFonts w:ascii="Arial" w:hAnsi="Arial" w:cs="Arial"/>
        </w:rPr>
        <w:t>Click on Models, Numerical Diagnostics, Bonferroni outlier test</w:t>
      </w:r>
      <w:r w:rsidR="008F2D28">
        <w:rPr>
          <w:rFonts w:ascii="Arial" w:hAnsi="Arial" w:cs="Arial"/>
        </w:rPr>
        <w:t>.</w:t>
      </w:r>
    </w:p>
    <w:p w14:paraId="3A654E5F" w14:textId="44E36315" w:rsidR="00C70CDC" w:rsidRPr="00C70CDC" w:rsidRDefault="001605EA" w:rsidP="00BC08E2">
      <w:pPr>
        <w:spacing w:after="200" w:line="276" w:lineRule="auto"/>
        <w:jc w:val="center"/>
        <w:rPr>
          <w:rFonts w:ascii="Arial" w:hAnsi="Arial" w:cs="Arial"/>
        </w:rPr>
      </w:pPr>
      <w:r>
        <w:rPr>
          <w:rFonts w:ascii="Arial" w:hAnsi="Arial" w:cs="Arial"/>
          <w:noProof/>
        </w:rPr>
        <w:drawing>
          <wp:inline distT="0" distB="0" distL="0" distR="0" wp14:anchorId="2CD622A1" wp14:editId="4872EA41">
            <wp:extent cx="5477510" cy="3496310"/>
            <wp:effectExtent l="0" t="0" r="8890" b="8890"/>
            <wp:docPr id="14" name="Picture 14" descr="Output of outlier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Output of outlier tes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77510" cy="3496310"/>
                    </a:xfrm>
                    <a:prstGeom prst="rect">
                      <a:avLst/>
                    </a:prstGeom>
                    <a:noFill/>
                    <a:ln>
                      <a:noFill/>
                    </a:ln>
                  </pic:spPr>
                </pic:pic>
              </a:graphicData>
            </a:graphic>
          </wp:inline>
        </w:drawing>
      </w:r>
    </w:p>
    <w:p w14:paraId="54B283CB" w14:textId="6CD2DC39" w:rsidR="003F2BF5" w:rsidRDefault="003F2BF5" w:rsidP="006F03E5">
      <w:pPr>
        <w:pStyle w:val="ListParagraph"/>
        <w:numPr>
          <w:ilvl w:val="0"/>
          <w:numId w:val="17"/>
        </w:numPr>
        <w:spacing w:after="200" w:line="276" w:lineRule="auto"/>
        <w:rPr>
          <w:rFonts w:ascii="Arial" w:hAnsi="Arial" w:cs="Arial"/>
        </w:rPr>
      </w:pPr>
      <w:r>
        <w:rPr>
          <w:rFonts w:ascii="Arial" w:hAnsi="Arial" w:cs="Arial"/>
        </w:rPr>
        <w:t xml:space="preserve">Outliers have a </w:t>
      </w:r>
      <w:proofErr w:type="spellStart"/>
      <w:r>
        <w:rPr>
          <w:rFonts w:ascii="Arial" w:hAnsi="Arial" w:cs="Arial"/>
        </w:rPr>
        <w:t>Bonferonni</w:t>
      </w:r>
      <w:proofErr w:type="spellEnd"/>
      <w:r>
        <w:rPr>
          <w:rFonts w:ascii="Arial" w:hAnsi="Arial" w:cs="Arial"/>
        </w:rPr>
        <w:t xml:space="preserve"> </w:t>
      </w:r>
      <w:r w:rsidRPr="007F7CA7">
        <w:rPr>
          <w:rFonts w:ascii="Arial" w:hAnsi="Arial" w:cs="Arial"/>
          <w:i/>
          <w:iCs/>
        </w:rPr>
        <w:t>p</w:t>
      </w:r>
      <w:r w:rsidR="00FC05DC">
        <w:rPr>
          <w:rFonts w:ascii="Arial" w:hAnsi="Arial" w:cs="Arial"/>
        </w:rPr>
        <w:t>-</w:t>
      </w:r>
      <w:r>
        <w:rPr>
          <w:rFonts w:ascii="Arial" w:hAnsi="Arial" w:cs="Arial"/>
        </w:rPr>
        <w:t>value &lt; 0.05</w:t>
      </w:r>
      <w:r w:rsidR="008F2D28">
        <w:rPr>
          <w:rFonts w:ascii="Arial" w:hAnsi="Arial" w:cs="Arial"/>
        </w:rPr>
        <w:t>.</w:t>
      </w:r>
    </w:p>
    <w:p w14:paraId="3BDEB9B1" w14:textId="7057734F" w:rsidR="00A12B21" w:rsidRPr="00856D74" w:rsidRDefault="00A12B21" w:rsidP="00A12B21">
      <w:pPr>
        <w:pStyle w:val="ListParagraph"/>
        <w:numPr>
          <w:ilvl w:val="0"/>
          <w:numId w:val="17"/>
        </w:numPr>
        <w:spacing w:after="200" w:line="276" w:lineRule="auto"/>
        <w:rPr>
          <w:rFonts w:ascii="Arial" w:hAnsi="Arial" w:cs="Arial"/>
        </w:rPr>
      </w:pPr>
      <w:r>
        <w:rPr>
          <w:rFonts w:ascii="Arial" w:hAnsi="Arial" w:cs="Arial"/>
        </w:rPr>
        <w:t xml:space="preserve">If there are no outliers, </w:t>
      </w:r>
      <w:proofErr w:type="spellStart"/>
      <w:r>
        <w:rPr>
          <w:rFonts w:ascii="Arial" w:hAnsi="Arial" w:cs="Arial"/>
        </w:rPr>
        <w:t>Rcmdr</w:t>
      </w:r>
      <w:proofErr w:type="spellEnd"/>
      <w:r>
        <w:rPr>
          <w:rFonts w:ascii="Arial" w:hAnsi="Arial" w:cs="Arial"/>
        </w:rPr>
        <w:t xml:space="preserve"> will show one data point, but its </w:t>
      </w:r>
      <w:r w:rsidRPr="007F7CA7">
        <w:rPr>
          <w:rFonts w:ascii="Arial" w:hAnsi="Arial" w:cs="Arial"/>
          <w:i/>
          <w:iCs/>
        </w:rPr>
        <w:t>p</w:t>
      </w:r>
      <w:r w:rsidR="008F2D28">
        <w:rPr>
          <w:rFonts w:ascii="Arial" w:hAnsi="Arial" w:cs="Arial"/>
        </w:rPr>
        <w:t>-</w:t>
      </w:r>
      <w:r>
        <w:rPr>
          <w:rFonts w:ascii="Arial" w:hAnsi="Arial" w:cs="Arial"/>
        </w:rPr>
        <w:t>value will not be less than 0.05. This shows the worst data point, but it is not an outlier.</w:t>
      </w:r>
    </w:p>
    <w:p w14:paraId="5B7C59EB" w14:textId="7F81FDF9" w:rsidR="001D48E6" w:rsidRDefault="00C70CDC" w:rsidP="006F03E5">
      <w:pPr>
        <w:pStyle w:val="ListParagraph"/>
        <w:numPr>
          <w:ilvl w:val="0"/>
          <w:numId w:val="17"/>
        </w:numPr>
        <w:spacing w:after="200" w:line="276" w:lineRule="auto"/>
        <w:rPr>
          <w:rFonts w:ascii="Arial" w:hAnsi="Arial" w:cs="Arial"/>
        </w:rPr>
      </w:pPr>
      <w:r w:rsidRPr="00856D74">
        <w:rPr>
          <w:rFonts w:ascii="Arial" w:hAnsi="Arial" w:cs="Arial"/>
        </w:rPr>
        <w:t xml:space="preserve">In this example, </w:t>
      </w:r>
      <w:r w:rsidR="001605EA">
        <w:rPr>
          <w:rFonts w:ascii="Arial" w:hAnsi="Arial" w:cs="Arial"/>
        </w:rPr>
        <w:t xml:space="preserve">there are </w:t>
      </w:r>
      <w:r w:rsidR="004156C7">
        <w:rPr>
          <w:rFonts w:ascii="Arial" w:hAnsi="Arial" w:cs="Arial"/>
        </w:rPr>
        <w:t>several</w:t>
      </w:r>
      <w:r w:rsidRPr="00856D74">
        <w:rPr>
          <w:rFonts w:ascii="Arial" w:hAnsi="Arial" w:cs="Arial"/>
        </w:rPr>
        <w:t xml:space="preserve"> outliers. </w:t>
      </w:r>
      <w:r w:rsidR="004156C7" w:rsidRPr="00856D74">
        <w:rPr>
          <w:rFonts w:ascii="Arial" w:hAnsi="Arial" w:cs="Arial"/>
        </w:rPr>
        <w:t>It is</w:t>
      </w:r>
      <w:r w:rsidRPr="00856D74">
        <w:rPr>
          <w:rFonts w:ascii="Arial" w:hAnsi="Arial" w:cs="Arial"/>
        </w:rPr>
        <w:t xml:space="preserve"> usually best to remove these data points from your data</w:t>
      </w:r>
      <w:r w:rsidR="001605EA">
        <w:rPr>
          <w:rFonts w:ascii="Arial" w:hAnsi="Arial" w:cs="Arial"/>
        </w:rPr>
        <w:t xml:space="preserve"> and retest the model</w:t>
      </w:r>
      <w:r w:rsidRPr="00856D74">
        <w:rPr>
          <w:rFonts w:ascii="Arial" w:hAnsi="Arial" w:cs="Arial"/>
        </w:rPr>
        <w:t>.</w:t>
      </w:r>
      <w:r w:rsidR="00856D74">
        <w:rPr>
          <w:rFonts w:ascii="Arial" w:hAnsi="Arial" w:cs="Arial"/>
        </w:rPr>
        <w:t xml:space="preserve"> Always document that you removed outliers.</w:t>
      </w:r>
    </w:p>
    <w:p w14:paraId="67F9BA66" w14:textId="65EFA099" w:rsidR="003142D3" w:rsidRPr="001605EA" w:rsidRDefault="007A775E" w:rsidP="003142D3">
      <w:pPr>
        <w:spacing w:after="200" w:line="276" w:lineRule="auto"/>
        <w:rPr>
          <w:rFonts w:ascii="Arial" w:hAnsi="Arial" w:cs="Arial"/>
          <w:b/>
          <w:bCs/>
        </w:rPr>
      </w:pPr>
      <w:r w:rsidRPr="007D743D">
        <w:rPr>
          <w:rFonts w:ascii="Arial" w:hAnsi="Arial" w:cs="Arial"/>
        </w:rPr>
        <w:br w:type="page"/>
      </w:r>
      <w:r w:rsidR="003142D3">
        <w:rPr>
          <w:rFonts w:ascii="Arial" w:hAnsi="Arial" w:cs="Arial"/>
        </w:rPr>
        <w:lastRenderedPageBreak/>
        <w:t xml:space="preserve">9.8.1 </w:t>
      </w:r>
      <w:r w:rsidR="003142D3" w:rsidRPr="001605EA">
        <w:rPr>
          <w:rFonts w:ascii="Arial" w:hAnsi="Arial" w:cs="Arial"/>
          <w:b/>
          <w:bCs/>
        </w:rPr>
        <w:t>Scientific Example</w:t>
      </w:r>
      <w:r w:rsidR="008F2D28">
        <w:rPr>
          <w:rFonts w:ascii="Arial" w:hAnsi="Arial" w:cs="Arial"/>
          <w:b/>
          <w:bCs/>
        </w:rPr>
        <w:t>:</w:t>
      </w:r>
      <w:r w:rsidR="003142D3">
        <w:rPr>
          <w:rFonts w:ascii="Arial" w:hAnsi="Arial" w:cs="Arial"/>
          <w:b/>
          <w:bCs/>
        </w:rPr>
        <w:t xml:space="preserve"> Test of Assumptions</w:t>
      </w:r>
    </w:p>
    <w:p w14:paraId="7270CD05" w14:textId="5AC32AD9" w:rsidR="003142D3" w:rsidRDefault="003142D3" w:rsidP="003142D3">
      <w:pPr>
        <w:spacing w:after="200" w:line="276" w:lineRule="auto"/>
        <w:rPr>
          <w:rFonts w:ascii="Arial" w:hAnsi="Arial" w:cs="Arial"/>
        </w:rPr>
      </w:pPr>
      <w:r>
        <w:rPr>
          <w:rFonts w:ascii="Arial" w:hAnsi="Arial" w:cs="Arial"/>
        </w:rPr>
        <w:t>Data</w:t>
      </w:r>
      <w:r w:rsidR="008F2D28">
        <w:rPr>
          <w:rFonts w:ascii="Arial" w:hAnsi="Arial" w:cs="Arial"/>
        </w:rPr>
        <w:t xml:space="preserve"> </w:t>
      </w:r>
      <w:r>
        <w:rPr>
          <w:rFonts w:ascii="Arial" w:hAnsi="Arial" w:cs="Arial"/>
        </w:rPr>
        <w:t>sets do not need to be large to find interesting results. Load the following data with only six observations, perform a regression of distance on time, then use Box-Cox to find the form of the equation.</w:t>
      </w:r>
    </w:p>
    <w:p w14:paraId="6C761D38" w14:textId="003363F0" w:rsidR="003142D3" w:rsidRDefault="003142D3" w:rsidP="003142D3">
      <w:pPr>
        <w:pStyle w:val="ListParagraph"/>
        <w:numPr>
          <w:ilvl w:val="0"/>
          <w:numId w:val="27"/>
        </w:numPr>
        <w:rPr>
          <w:rFonts w:ascii="Arial" w:hAnsi="Arial" w:cs="Arial"/>
        </w:rPr>
      </w:pPr>
      <w:r>
        <w:rPr>
          <w:rFonts w:ascii="Arial" w:hAnsi="Arial" w:cs="Arial"/>
        </w:rPr>
        <w:t>Download the Week9-disttime-data</w:t>
      </w:r>
      <w:r w:rsidR="00FC05DC">
        <w:rPr>
          <w:rFonts w:ascii="Arial" w:hAnsi="Arial" w:cs="Arial"/>
        </w:rPr>
        <w:t xml:space="preserve"> file</w:t>
      </w:r>
      <w:r w:rsidR="008F2D28">
        <w:rPr>
          <w:rFonts w:ascii="Arial" w:hAnsi="Arial" w:cs="Arial"/>
        </w:rPr>
        <w:t>.</w:t>
      </w:r>
    </w:p>
    <w:p w14:paraId="0A4BD679" w14:textId="5E13D01B" w:rsidR="003142D3" w:rsidRDefault="003142D3" w:rsidP="003142D3">
      <w:pPr>
        <w:pStyle w:val="ListParagraph"/>
        <w:numPr>
          <w:ilvl w:val="0"/>
          <w:numId w:val="27"/>
        </w:numPr>
        <w:rPr>
          <w:rFonts w:ascii="Arial" w:hAnsi="Arial" w:cs="Arial"/>
        </w:rPr>
      </w:pPr>
      <w:r>
        <w:rPr>
          <w:rFonts w:ascii="Arial" w:hAnsi="Arial" w:cs="Arial"/>
        </w:rPr>
        <w:t>Click on Data at the top of the screen</w:t>
      </w:r>
      <w:r w:rsidR="008F2D28">
        <w:rPr>
          <w:rFonts w:ascii="Arial" w:hAnsi="Arial" w:cs="Arial"/>
        </w:rPr>
        <w:t>.</w:t>
      </w:r>
    </w:p>
    <w:p w14:paraId="1A6F8D71" w14:textId="77777777" w:rsidR="003142D3" w:rsidRDefault="003142D3" w:rsidP="003142D3">
      <w:pPr>
        <w:pStyle w:val="ListParagraph"/>
        <w:numPr>
          <w:ilvl w:val="0"/>
          <w:numId w:val="27"/>
        </w:numPr>
        <w:rPr>
          <w:rFonts w:ascii="Arial" w:hAnsi="Arial" w:cs="Arial"/>
        </w:rPr>
      </w:pPr>
      <w:r>
        <w:rPr>
          <w:rFonts w:ascii="Arial" w:hAnsi="Arial" w:cs="Arial"/>
        </w:rPr>
        <w:t>Click on Import Data &gt; From Excel file …</w:t>
      </w:r>
    </w:p>
    <w:p w14:paraId="4491E558" w14:textId="447BB476" w:rsidR="003142D3" w:rsidRDefault="003142D3" w:rsidP="003142D3">
      <w:pPr>
        <w:pStyle w:val="ListParagraph"/>
        <w:numPr>
          <w:ilvl w:val="0"/>
          <w:numId w:val="27"/>
        </w:numPr>
        <w:rPr>
          <w:rFonts w:ascii="Arial" w:hAnsi="Arial" w:cs="Arial"/>
        </w:rPr>
      </w:pPr>
      <w:r>
        <w:rPr>
          <w:rFonts w:ascii="Arial" w:hAnsi="Arial" w:cs="Arial"/>
        </w:rPr>
        <w:t xml:space="preserve">Enter the name that you would like to use for this data set; type in </w:t>
      </w:r>
      <w:proofErr w:type="spellStart"/>
      <w:r>
        <w:rPr>
          <w:rFonts w:ascii="Arial" w:hAnsi="Arial" w:cs="Arial"/>
        </w:rPr>
        <w:t>DistTime</w:t>
      </w:r>
      <w:proofErr w:type="spellEnd"/>
      <w:r w:rsidR="008F2D28">
        <w:rPr>
          <w:rFonts w:ascii="Arial" w:hAnsi="Arial" w:cs="Arial"/>
        </w:rPr>
        <w:t>.</w:t>
      </w:r>
    </w:p>
    <w:p w14:paraId="2C182AC6" w14:textId="3F10223E" w:rsidR="003142D3" w:rsidRDefault="003142D3" w:rsidP="003142D3">
      <w:pPr>
        <w:pStyle w:val="ListParagraph"/>
        <w:numPr>
          <w:ilvl w:val="0"/>
          <w:numId w:val="27"/>
        </w:numPr>
        <w:rPr>
          <w:rFonts w:ascii="Arial" w:hAnsi="Arial" w:cs="Arial"/>
        </w:rPr>
      </w:pPr>
      <w:r>
        <w:rPr>
          <w:rFonts w:ascii="Arial" w:hAnsi="Arial" w:cs="Arial"/>
        </w:rPr>
        <w:t>Click OK</w:t>
      </w:r>
      <w:r w:rsidR="008F2D28">
        <w:rPr>
          <w:rFonts w:ascii="Arial" w:hAnsi="Arial" w:cs="Arial"/>
        </w:rPr>
        <w:t>.</w:t>
      </w:r>
    </w:p>
    <w:p w14:paraId="362DC48C" w14:textId="77777777" w:rsidR="003142D3" w:rsidRDefault="003142D3" w:rsidP="003142D3">
      <w:pPr>
        <w:rPr>
          <w:rFonts w:ascii="Arial" w:hAnsi="Arial" w:cs="Arial"/>
        </w:rPr>
      </w:pPr>
    </w:p>
    <w:p w14:paraId="14DA07CD" w14:textId="77777777" w:rsidR="003142D3" w:rsidRDefault="003142D3" w:rsidP="003142D3">
      <w:pPr>
        <w:jc w:val="center"/>
        <w:rPr>
          <w:rFonts w:ascii="Arial" w:hAnsi="Arial" w:cs="Arial"/>
        </w:rPr>
      </w:pPr>
      <w:r>
        <w:rPr>
          <w:rFonts w:ascii="Arial" w:hAnsi="Arial" w:cs="Arial"/>
          <w:noProof/>
        </w:rPr>
        <w:drawing>
          <wp:inline distT="0" distB="0" distL="0" distR="0" wp14:anchorId="09783415" wp14:editId="6372B589">
            <wp:extent cx="3460115" cy="1936115"/>
            <wp:effectExtent l="0" t="0" r="6985" b="6985"/>
            <wp:docPr id="16" name="Picture 16" descr="Import menu for Distance Time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port menu for Distance Time datase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60115" cy="1936115"/>
                    </a:xfrm>
                    <a:prstGeom prst="rect">
                      <a:avLst/>
                    </a:prstGeom>
                    <a:noFill/>
                    <a:ln>
                      <a:noFill/>
                    </a:ln>
                  </pic:spPr>
                </pic:pic>
              </a:graphicData>
            </a:graphic>
          </wp:inline>
        </w:drawing>
      </w:r>
    </w:p>
    <w:p w14:paraId="0B6A0E41" w14:textId="77777777" w:rsidR="003142D3" w:rsidRPr="001605EA" w:rsidRDefault="003142D3" w:rsidP="003142D3">
      <w:pPr>
        <w:jc w:val="center"/>
        <w:rPr>
          <w:rFonts w:ascii="Arial" w:hAnsi="Arial" w:cs="Arial"/>
        </w:rPr>
      </w:pPr>
    </w:p>
    <w:p w14:paraId="7EB191BA" w14:textId="47480234" w:rsidR="003142D3" w:rsidRDefault="003142D3" w:rsidP="003142D3">
      <w:pPr>
        <w:pStyle w:val="ListParagraph"/>
        <w:numPr>
          <w:ilvl w:val="0"/>
          <w:numId w:val="27"/>
        </w:numPr>
        <w:rPr>
          <w:rFonts w:ascii="Arial" w:hAnsi="Arial" w:cs="Arial"/>
        </w:rPr>
      </w:pPr>
      <w:r w:rsidRPr="00FF57F6">
        <w:rPr>
          <w:rFonts w:ascii="Arial" w:hAnsi="Arial" w:cs="Arial"/>
        </w:rPr>
        <w:t xml:space="preserve">Click on the </w:t>
      </w:r>
      <w:proofErr w:type="spellStart"/>
      <w:r>
        <w:rPr>
          <w:rFonts w:ascii="Arial" w:hAnsi="Arial" w:cs="Arial"/>
        </w:rPr>
        <w:t>DistTime</w:t>
      </w:r>
      <w:proofErr w:type="spellEnd"/>
      <w:r w:rsidRPr="00FF57F6">
        <w:rPr>
          <w:rFonts w:ascii="Arial" w:hAnsi="Arial" w:cs="Arial"/>
        </w:rPr>
        <w:t xml:space="preserve"> file, then Open</w:t>
      </w:r>
      <w:r w:rsidR="008F2D28">
        <w:rPr>
          <w:rFonts w:ascii="Arial" w:hAnsi="Arial" w:cs="Arial"/>
        </w:rPr>
        <w:t>.</w:t>
      </w:r>
    </w:p>
    <w:p w14:paraId="7D307CA9" w14:textId="1F643FB1" w:rsidR="003142D3" w:rsidRDefault="003142D3" w:rsidP="003142D3">
      <w:pPr>
        <w:pStyle w:val="ListParagraph"/>
        <w:numPr>
          <w:ilvl w:val="0"/>
          <w:numId w:val="27"/>
        </w:numPr>
        <w:rPr>
          <w:rFonts w:ascii="Arial" w:hAnsi="Arial" w:cs="Arial"/>
        </w:rPr>
      </w:pPr>
      <w:r>
        <w:rPr>
          <w:rFonts w:ascii="Arial" w:hAnsi="Arial" w:cs="Arial"/>
        </w:rPr>
        <w:t>Click on View data set to view the six data observations</w:t>
      </w:r>
      <w:r w:rsidR="008F2D28">
        <w:rPr>
          <w:rFonts w:ascii="Arial" w:hAnsi="Arial" w:cs="Arial"/>
        </w:rPr>
        <w:t>.</w:t>
      </w:r>
    </w:p>
    <w:p w14:paraId="482B5568" w14:textId="77777777" w:rsidR="003142D3" w:rsidRDefault="003142D3" w:rsidP="003142D3">
      <w:pPr>
        <w:rPr>
          <w:rFonts w:ascii="Arial" w:hAnsi="Arial" w:cs="Arial"/>
        </w:rPr>
      </w:pPr>
    </w:p>
    <w:p w14:paraId="417853EB" w14:textId="77777777" w:rsidR="003142D3" w:rsidRPr="001605EA" w:rsidRDefault="003142D3" w:rsidP="003142D3">
      <w:pPr>
        <w:jc w:val="center"/>
        <w:rPr>
          <w:rFonts w:ascii="Arial" w:hAnsi="Arial" w:cs="Arial"/>
        </w:rPr>
      </w:pPr>
      <w:r>
        <w:rPr>
          <w:rFonts w:ascii="Arial" w:hAnsi="Arial" w:cs="Arial"/>
          <w:noProof/>
        </w:rPr>
        <w:drawing>
          <wp:inline distT="0" distB="0" distL="0" distR="0" wp14:anchorId="42AB338B" wp14:editId="3CE52F1E">
            <wp:extent cx="1280160" cy="1371600"/>
            <wp:effectExtent l="0" t="0" r="0" b="0"/>
            <wp:docPr id="23" name="Picture 23" descr="Picture of Distance Tim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icture of Distance Time dat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80160" cy="1371600"/>
                    </a:xfrm>
                    <a:prstGeom prst="rect">
                      <a:avLst/>
                    </a:prstGeom>
                    <a:noFill/>
                    <a:ln>
                      <a:noFill/>
                    </a:ln>
                  </pic:spPr>
                </pic:pic>
              </a:graphicData>
            </a:graphic>
          </wp:inline>
        </w:drawing>
      </w:r>
    </w:p>
    <w:p w14:paraId="40382FBE" w14:textId="77777777" w:rsidR="003142D3" w:rsidRDefault="003142D3" w:rsidP="003142D3">
      <w:pPr>
        <w:spacing w:after="200" w:line="276" w:lineRule="auto"/>
        <w:rPr>
          <w:rFonts w:ascii="Arial" w:hAnsi="Arial" w:cs="Arial"/>
        </w:rPr>
      </w:pPr>
    </w:p>
    <w:p w14:paraId="468C6FE7" w14:textId="17CFEC44" w:rsidR="003142D3" w:rsidRDefault="003142D3" w:rsidP="003142D3">
      <w:pPr>
        <w:pStyle w:val="ListParagraph"/>
        <w:numPr>
          <w:ilvl w:val="0"/>
          <w:numId w:val="27"/>
        </w:numPr>
        <w:spacing w:after="200" w:line="276" w:lineRule="auto"/>
        <w:rPr>
          <w:rFonts w:ascii="Arial" w:hAnsi="Arial" w:cs="Arial"/>
        </w:rPr>
      </w:pPr>
      <w:r>
        <w:rPr>
          <w:rFonts w:ascii="Arial" w:hAnsi="Arial" w:cs="Arial"/>
        </w:rPr>
        <w:t>Run the regression by clicking on Statistics, Fit models, Linear regression</w:t>
      </w:r>
      <w:r w:rsidR="008F2D28">
        <w:rPr>
          <w:rFonts w:ascii="Arial" w:hAnsi="Arial" w:cs="Arial"/>
        </w:rPr>
        <w:t>.</w:t>
      </w:r>
    </w:p>
    <w:p w14:paraId="14ADCFA1" w14:textId="416296CA" w:rsidR="003142D3" w:rsidRDefault="003142D3" w:rsidP="003142D3">
      <w:pPr>
        <w:pStyle w:val="ListParagraph"/>
        <w:numPr>
          <w:ilvl w:val="0"/>
          <w:numId w:val="27"/>
        </w:numPr>
        <w:spacing w:after="200" w:line="276" w:lineRule="auto"/>
        <w:rPr>
          <w:rFonts w:ascii="Arial" w:hAnsi="Arial" w:cs="Arial"/>
        </w:rPr>
      </w:pPr>
      <w:r>
        <w:rPr>
          <w:rFonts w:ascii="Arial" w:hAnsi="Arial" w:cs="Arial"/>
        </w:rPr>
        <w:t xml:space="preserve">Click on </w:t>
      </w:r>
      <w:proofErr w:type="spellStart"/>
      <w:r>
        <w:rPr>
          <w:rFonts w:ascii="Arial" w:hAnsi="Arial" w:cs="Arial"/>
        </w:rPr>
        <w:t>Dist</w:t>
      </w:r>
      <w:proofErr w:type="spellEnd"/>
      <w:r>
        <w:rPr>
          <w:rFonts w:ascii="Arial" w:hAnsi="Arial" w:cs="Arial"/>
        </w:rPr>
        <w:t xml:space="preserve"> for the Response variable (Y) and Time for the Explanatory variable (X)</w:t>
      </w:r>
      <w:r w:rsidR="008F2D28">
        <w:rPr>
          <w:rFonts w:ascii="Arial" w:hAnsi="Arial" w:cs="Arial"/>
        </w:rPr>
        <w:t>.</w:t>
      </w:r>
    </w:p>
    <w:p w14:paraId="6B031DBD" w14:textId="192F4714" w:rsidR="003142D3" w:rsidRDefault="003142D3" w:rsidP="003142D3">
      <w:pPr>
        <w:pStyle w:val="ListParagraph"/>
        <w:numPr>
          <w:ilvl w:val="0"/>
          <w:numId w:val="27"/>
        </w:numPr>
        <w:spacing w:after="200" w:line="276" w:lineRule="auto"/>
        <w:rPr>
          <w:rFonts w:ascii="Arial" w:hAnsi="Arial" w:cs="Arial"/>
        </w:rPr>
      </w:pPr>
      <w:r>
        <w:rPr>
          <w:rFonts w:ascii="Arial" w:hAnsi="Arial" w:cs="Arial"/>
        </w:rPr>
        <w:t>Click OK</w:t>
      </w:r>
      <w:r w:rsidR="008F2D28">
        <w:rPr>
          <w:rFonts w:ascii="Arial" w:hAnsi="Arial" w:cs="Arial"/>
        </w:rPr>
        <w:t>.</w:t>
      </w:r>
    </w:p>
    <w:p w14:paraId="7198DC16" w14:textId="77777777" w:rsidR="003142D3" w:rsidRDefault="003142D3" w:rsidP="003142D3">
      <w:pPr>
        <w:spacing w:after="200" w:line="276" w:lineRule="auto"/>
        <w:jc w:val="center"/>
        <w:rPr>
          <w:rFonts w:ascii="Arial" w:hAnsi="Arial" w:cs="Arial"/>
        </w:rPr>
      </w:pPr>
      <w:r>
        <w:rPr>
          <w:rFonts w:ascii="Arial" w:hAnsi="Arial" w:cs="Arial"/>
          <w:noProof/>
        </w:rPr>
        <w:lastRenderedPageBreak/>
        <w:drawing>
          <wp:inline distT="0" distB="0" distL="0" distR="0" wp14:anchorId="3F4D60A6" wp14:editId="1681967A">
            <wp:extent cx="3236259" cy="1658855"/>
            <wp:effectExtent l="0" t="0" r="2540" b="0"/>
            <wp:docPr id="24" name="Picture 24" descr="Menu for regression of Distance versus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Menu for regression of Distance versus Tim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5285" cy="1668607"/>
                    </a:xfrm>
                    <a:prstGeom prst="rect">
                      <a:avLst/>
                    </a:prstGeom>
                    <a:noFill/>
                    <a:ln>
                      <a:noFill/>
                    </a:ln>
                  </pic:spPr>
                </pic:pic>
              </a:graphicData>
            </a:graphic>
          </wp:inline>
        </w:drawing>
      </w:r>
    </w:p>
    <w:p w14:paraId="10401EB9" w14:textId="77777777" w:rsidR="003142D3" w:rsidRDefault="003142D3" w:rsidP="003142D3">
      <w:pPr>
        <w:spacing w:after="200" w:line="276" w:lineRule="auto"/>
        <w:jc w:val="center"/>
        <w:rPr>
          <w:rFonts w:ascii="Arial" w:hAnsi="Arial" w:cs="Arial"/>
        </w:rPr>
      </w:pPr>
      <w:r>
        <w:rPr>
          <w:rFonts w:ascii="Arial" w:hAnsi="Arial" w:cs="Arial"/>
          <w:noProof/>
        </w:rPr>
        <w:drawing>
          <wp:inline distT="0" distB="0" distL="0" distR="0" wp14:anchorId="04767574" wp14:editId="4F84A048">
            <wp:extent cx="3705225" cy="2760907"/>
            <wp:effectExtent l="0" t="0" r="0" b="1905"/>
            <wp:docPr id="28" name="Picture 28" descr="Output of Distance Time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Output of Distance Time regression"/>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39313" cy="2786307"/>
                    </a:xfrm>
                    <a:prstGeom prst="rect">
                      <a:avLst/>
                    </a:prstGeom>
                    <a:noFill/>
                    <a:ln>
                      <a:noFill/>
                    </a:ln>
                  </pic:spPr>
                </pic:pic>
              </a:graphicData>
            </a:graphic>
          </wp:inline>
        </w:drawing>
      </w:r>
    </w:p>
    <w:p w14:paraId="06E753E3" w14:textId="1ACDD62F" w:rsidR="003142D3" w:rsidRDefault="003142D3" w:rsidP="003142D3">
      <w:pPr>
        <w:pStyle w:val="ListParagraph"/>
        <w:numPr>
          <w:ilvl w:val="0"/>
          <w:numId w:val="27"/>
        </w:numPr>
        <w:spacing w:after="200" w:line="276" w:lineRule="auto"/>
        <w:rPr>
          <w:rFonts w:ascii="Arial" w:hAnsi="Arial" w:cs="Arial"/>
        </w:rPr>
      </w:pPr>
      <w:r>
        <w:rPr>
          <w:rFonts w:ascii="Arial" w:hAnsi="Arial" w:cs="Arial"/>
        </w:rPr>
        <w:t>Run the RESET test to test for nonlinearity</w:t>
      </w:r>
      <w:r w:rsidR="008F2D28">
        <w:rPr>
          <w:rFonts w:ascii="Arial" w:hAnsi="Arial" w:cs="Arial"/>
        </w:rPr>
        <w:t>.</w:t>
      </w:r>
    </w:p>
    <w:p w14:paraId="7389D32D" w14:textId="6366FAC2" w:rsidR="003142D3" w:rsidRDefault="003142D3" w:rsidP="003142D3">
      <w:pPr>
        <w:pStyle w:val="ListParagraph"/>
        <w:numPr>
          <w:ilvl w:val="0"/>
          <w:numId w:val="27"/>
        </w:numPr>
        <w:spacing w:after="200" w:line="276" w:lineRule="auto"/>
        <w:rPr>
          <w:rFonts w:ascii="Arial" w:hAnsi="Arial" w:cs="Arial"/>
        </w:rPr>
      </w:pPr>
      <w:r>
        <w:rPr>
          <w:rFonts w:ascii="Arial" w:hAnsi="Arial" w:cs="Arial"/>
        </w:rPr>
        <w:t>Next run Box-Cox</w:t>
      </w:r>
      <w:r w:rsidR="008F2D28">
        <w:rPr>
          <w:rFonts w:ascii="Arial" w:hAnsi="Arial" w:cs="Arial"/>
        </w:rPr>
        <w:t>:</w:t>
      </w:r>
    </w:p>
    <w:p w14:paraId="09774988" w14:textId="77777777" w:rsidR="003142D3" w:rsidRDefault="003142D3" w:rsidP="003142D3">
      <w:pPr>
        <w:pStyle w:val="ListParagraph"/>
        <w:spacing w:after="200" w:line="276" w:lineRule="auto"/>
        <w:rPr>
          <w:rFonts w:ascii="Arial" w:hAnsi="Arial" w:cs="Arial"/>
        </w:rPr>
      </w:pPr>
    </w:p>
    <w:p w14:paraId="404C9456" w14:textId="77777777" w:rsidR="003142D3" w:rsidRDefault="003142D3" w:rsidP="003142D3">
      <w:pPr>
        <w:pStyle w:val="ListParagraph"/>
        <w:spacing w:after="200" w:line="276" w:lineRule="auto"/>
        <w:rPr>
          <w:rFonts w:ascii="Arial" w:hAnsi="Arial" w:cs="Arial"/>
        </w:rPr>
      </w:pPr>
      <w:proofErr w:type="spellStart"/>
      <w:r w:rsidRPr="002E6CD1">
        <w:rPr>
          <w:rFonts w:ascii="Arial" w:hAnsi="Arial" w:cs="Arial"/>
        </w:rPr>
        <w:t>boxcox</w:t>
      </w:r>
      <w:proofErr w:type="spellEnd"/>
      <w:r w:rsidRPr="002E6CD1">
        <w:rPr>
          <w:rFonts w:ascii="Arial" w:hAnsi="Arial" w:cs="Arial"/>
        </w:rPr>
        <w:t>(</w:t>
      </w:r>
      <w:proofErr w:type="spellStart"/>
      <w:proofErr w:type="gramStart"/>
      <w:r w:rsidRPr="002E6CD1">
        <w:rPr>
          <w:rFonts w:ascii="Arial" w:hAnsi="Arial" w:cs="Arial"/>
        </w:rPr>
        <w:t>lm</w:t>
      </w:r>
      <w:proofErr w:type="spellEnd"/>
      <w:r w:rsidRPr="002E6CD1">
        <w:rPr>
          <w:rFonts w:ascii="Arial" w:hAnsi="Arial" w:cs="Arial"/>
        </w:rPr>
        <w:t>(</w:t>
      </w:r>
      <w:proofErr w:type="spellStart"/>
      <w:proofErr w:type="gramEnd"/>
      <w:r>
        <w:rPr>
          <w:rFonts w:ascii="Arial" w:hAnsi="Arial" w:cs="Arial"/>
        </w:rPr>
        <w:t>Dist</w:t>
      </w:r>
      <w:r w:rsidRPr="002E6CD1">
        <w:rPr>
          <w:rFonts w:ascii="Arial" w:hAnsi="Arial" w:cs="Arial"/>
        </w:rPr>
        <w:t>~</w:t>
      </w:r>
      <w:r>
        <w:rPr>
          <w:rFonts w:ascii="Arial" w:hAnsi="Arial" w:cs="Arial"/>
        </w:rPr>
        <w:t>Time</w:t>
      </w:r>
      <w:r w:rsidRPr="002E6CD1">
        <w:rPr>
          <w:rFonts w:ascii="Arial" w:hAnsi="Arial" w:cs="Arial"/>
        </w:rPr>
        <w:t>,data</w:t>
      </w:r>
      <w:proofErr w:type="spellEnd"/>
      <w:r w:rsidRPr="002E6CD1">
        <w:rPr>
          <w:rFonts w:ascii="Arial" w:hAnsi="Arial" w:cs="Arial"/>
        </w:rPr>
        <w:t>=</w:t>
      </w:r>
      <w:proofErr w:type="spellStart"/>
      <w:r>
        <w:rPr>
          <w:rFonts w:ascii="Arial" w:hAnsi="Arial" w:cs="Arial"/>
        </w:rPr>
        <w:t>DistTime</w:t>
      </w:r>
      <w:proofErr w:type="spellEnd"/>
      <w:r w:rsidRPr="002E6CD1">
        <w:rPr>
          <w:rFonts w:ascii="Arial" w:hAnsi="Arial" w:cs="Arial"/>
        </w:rPr>
        <w:t>),lambda=seq(-2,2,by=.1))</w:t>
      </w:r>
    </w:p>
    <w:p w14:paraId="54E38E58" w14:textId="77777777" w:rsidR="003142D3" w:rsidRDefault="003142D3" w:rsidP="003142D3">
      <w:pPr>
        <w:pStyle w:val="ListParagraph"/>
        <w:spacing w:after="200" w:line="276" w:lineRule="auto"/>
        <w:rPr>
          <w:rFonts w:ascii="Arial" w:hAnsi="Arial" w:cs="Arial"/>
        </w:rPr>
      </w:pPr>
    </w:p>
    <w:p w14:paraId="38D89D69" w14:textId="77777777" w:rsidR="003142D3" w:rsidRDefault="003142D3" w:rsidP="003142D3">
      <w:pPr>
        <w:spacing w:after="200" w:line="276" w:lineRule="auto"/>
        <w:jc w:val="center"/>
        <w:rPr>
          <w:rFonts w:ascii="Arial" w:hAnsi="Arial" w:cs="Arial"/>
        </w:rPr>
      </w:pPr>
      <w:r>
        <w:rPr>
          <w:rFonts w:ascii="Arial" w:hAnsi="Arial" w:cs="Arial"/>
          <w:noProof/>
        </w:rPr>
        <w:lastRenderedPageBreak/>
        <w:drawing>
          <wp:inline distT="0" distB="0" distL="0" distR="0" wp14:anchorId="2E05CC63" wp14:editId="2F7ED0D3">
            <wp:extent cx="2552700" cy="2631880"/>
            <wp:effectExtent l="0" t="0" r="0" b="0"/>
            <wp:docPr id="27" name="Picture 27" descr="Box-Cox analysis of Distance Tim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ox-Cox analysis of Distance Time model"/>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85282" cy="2665473"/>
                    </a:xfrm>
                    <a:prstGeom prst="rect">
                      <a:avLst/>
                    </a:prstGeom>
                    <a:noFill/>
                    <a:ln>
                      <a:noFill/>
                    </a:ln>
                  </pic:spPr>
                </pic:pic>
              </a:graphicData>
            </a:graphic>
          </wp:inline>
        </w:drawing>
      </w:r>
    </w:p>
    <w:p w14:paraId="691B9E02" w14:textId="405F19AA" w:rsidR="003142D3" w:rsidRDefault="003142D3" w:rsidP="003142D3">
      <w:pPr>
        <w:pStyle w:val="ListParagraph"/>
        <w:numPr>
          <w:ilvl w:val="0"/>
          <w:numId w:val="27"/>
        </w:numPr>
        <w:spacing w:after="200" w:line="276" w:lineRule="auto"/>
        <w:rPr>
          <w:rFonts w:ascii="Arial" w:hAnsi="Arial" w:cs="Arial"/>
        </w:rPr>
      </w:pPr>
      <w:r>
        <w:rPr>
          <w:rFonts w:ascii="Arial" w:hAnsi="Arial" w:cs="Arial"/>
        </w:rPr>
        <w:t>The lambda is 1.5, or written as a fraction, 3/2</w:t>
      </w:r>
      <w:r w:rsidR="008F2D28">
        <w:rPr>
          <w:rFonts w:ascii="Arial" w:hAnsi="Arial" w:cs="Arial"/>
        </w:rPr>
        <w:t>.</w:t>
      </w:r>
    </w:p>
    <w:p w14:paraId="63899CE6" w14:textId="0EA225C8" w:rsidR="003142D3" w:rsidRDefault="003142D3" w:rsidP="003142D3">
      <w:pPr>
        <w:pStyle w:val="ListParagraph"/>
        <w:numPr>
          <w:ilvl w:val="0"/>
          <w:numId w:val="27"/>
        </w:numPr>
        <w:spacing w:after="200" w:line="276" w:lineRule="auto"/>
        <w:rPr>
          <w:rFonts w:ascii="Arial" w:hAnsi="Arial" w:cs="Arial"/>
        </w:rPr>
      </w:pPr>
      <w:r>
        <w:rPr>
          <w:rFonts w:ascii="Arial" w:hAnsi="Arial" w:cs="Arial"/>
        </w:rPr>
        <w:t>The equation then is</w:t>
      </w:r>
      <w:r w:rsidR="008F2D28">
        <w:rPr>
          <w:rFonts w:ascii="Arial" w:hAnsi="Arial" w:cs="Arial"/>
        </w:rPr>
        <w:t>:</w:t>
      </w:r>
    </w:p>
    <w:p w14:paraId="31550C28" w14:textId="77777777" w:rsidR="003142D3" w:rsidRDefault="003142D3" w:rsidP="003142D3">
      <w:pPr>
        <w:spacing w:after="200" w:line="276" w:lineRule="auto"/>
        <w:ind w:left="720"/>
        <w:rPr>
          <w:rFonts w:ascii="Arial" w:hAnsi="Arial" w:cs="Arial"/>
        </w:rPr>
      </w:pPr>
      <w:r>
        <w:rPr>
          <w:rFonts w:ascii="Arial" w:hAnsi="Arial" w:cs="Arial"/>
        </w:rPr>
        <w:t>Dist</w:t>
      </w:r>
      <w:r w:rsidRPr="00EF5D80">
        <w:rPr>
          <w:rFonts w:ascii="Arial" w:hAnsi="Arial" w:cs="Arial"/>
          <w:vertAlign w:val="superscript"/>
        </w:rPr>
        <w:t>3/2</w:t>
      </w:r>
      <w:r>
        <w:rPr>
          <w:rFonts w:ascii="Arial" w:hAnsi="Arial" w:cs="Arial"/>
        </w:rPr>
        <w:t xml:space="preserve"> = β*Time</w:t>
      </w:r>
    </w:p>
    <w:p w14:paraId="26C023E3" w14:textId="55305851" w:rsidR="003142D3" w:rsidRDefault="003142D3" w:rsidP="003142D3">
      <w:pPr>
        <w:pStyle w:val="ListParagraph"/>
        <w:numPr>
          <w:ilvl w:val="0"/>
          <w:numId w:val="27"/>
        </w:numPr>
        <w:spacing w:after="200" w:line="276" w:lineRule="auto"/>
        <w:rPr>
          <w:rFonts w:ascii="Arial" w:hAnsi="Arial" w:cs="Arial"/>
        </w:rPr>
      </w:pPr>
      <w:r>
        <w:rPr>
          <w:rFonts w:ascii="Arial" w:hAnsi="Arial" w:cs="Arial"/>
        </w:rPr>
        <w:t>Taking the square of each side, we get</w:t>
      </w:r>
      <w:r w:rsidR="008F2D28">
        <w:rPr>
          <w:rFonts w:ascii="Arial" w:hAnsi="Arial" w:cs="Arial"/>
        </w:rPr>
        <w:t>:</w:t>
      </w:r>
    </w:p>
    <w:p w14:paraId="342D8EA3" w14:textId="77777777" w:rsidR="003142D3" w:rsidRPr="00EF5D80" w:rsidRDefault="003142D3" w:rsidP="003142D3">
      <w:pPr>
        <w:spacing w:after="200" w:line="276" w:lineRule="auto"/>
        <w:ind w:left="720"/>
        <w:rPr>
          <w:rFonts w:ascii="Arial" w:hAnsi="Arial" w:cs="Arial"/>
        </w:rPr>
      </w:pPr>
      <w:r>
        <w:rPr>
          <w:rFonts w:ascii="Arial" w:hAnsi="Arial" w:cs="Arial"/>
        </w:rPr>
        <w:t>Dist</w:t>
      </w:r>
      <w:r w:rsidRPr="00EF5D80">
        <w:rPr>
          <w:rFonts w:ascii="Arial" w:hAnsi="Arial" w:cs="Arial"/>
          <w:vertAlign w:val="superscript"/>
        </w:rPr>
        <w:t>3</w:t>
      </w:r>
      <w:r>
        <w:rPr>
          <w:rFonts w:ascii="Arial" w:hAnsi="Arial" w:cs="Arial"/>
        </w:rPr>
        <w:t xml:space="preserve"> = β'*Time</w:t>
      </w:r>
      <w:r w:rsidRPr="00EF5D80">
        <w:rPr>
          <w:rFonts w:ascii="Arial" w:hAnsi="Arial" w:cs="Arial"/>
          <w:vertAlign w:val="superscript"/>
        </w:rPr>
        <w:t>2</w:t>
      </w:r>
    </w:p>
    <w:p w14:paraId="52C5CE84" w14:textId="241B7BBE" w:rsidR="003142D3" w:rsidRDefault="003142D3" w:rsidP="003142D3">
      <w:pPr>
        <w:pStyle w:val="ListParagraph"/>
        <w:numPr>
          <w:ilvl w:val="0"/>
          <w:numId w:val="27"/>
        </w:numPr>
        <w:spacing w:after="200" w:line="276" w:lineRule="auto"/>
        <w:rPr>
          <w:rFonts w:ascii="Arial" w:hAnsi="Arial" w:cs="Arial"/>
        </w:rPr>
      </w:pPr>
      <w:r w:rsidRPr="00E05ED0">
        <w:rPr>
          <w:rFonts w:ascii="Arial" w:hAnsi="Arial" w:cs="Arial"/>
        </w:rPr>
        <w:t xml:space="preserve">This is Kepler’s </w:t>
      </w:r>
      <w:r w:rsidR="00FC05DC">
        <w:rPr>
          <w:rFonts w:ascii="Arial" w:hAnsi="Arial" w:cs="Arial"/>
        </w:rPr>
        <w:t>t</w:t>
      </w:r>
      <w:r w:rsidRPr="00E05ED0">
        <w:rPr>
          <w:rFonts w:ascii="Arial" w:hAnsi="Arial" w:cs="Arial"/>
        </w:rPr>
        <w:t xml:space="preserve">hird </w:t>
      </w:r>
      <w:r w:rsidR="00FC05DC">
        <w:rPr>
          <w:rFonts w:ascii="Arial" w:hAnsi="Arial" w:cs="Arial"/>
        </w:rPr>
        <w:t>l</w:t>
      </w:r>
      <w:r w:rsidRPr="00E05ED0">
        <w:rPr>
          <w:rFonts w:ascii="Arial" w:hAnsi="Arial" w:cs="Arial"/>
        </w:rPr>
        <w:t xml:space="preserve">aw of </w:t>
      </w:r>
      <w:r w:rsidR="00FC05DC">
        <w:rPr>
          <w:rFonts w:ascii="Arial" w:hAnsi="Arial" w:cs="Arial"/>
        </w:rPr>
        <w:t>p</w:t>
      </w:r>
      <w:r w:rsidRPr="00E05ED0">
        <w:rPr>
          <w:rFonts w:ascii="Arial" w:hAnsi="Arial" w:cs="Arial"/>
        </w:rPr>
        <w:t xml:space="preserve">lanetary </w:t>
      </w:r>
      <w:r w:rsidR="00FC05DC">
        <w:rPr>
          <w:rFonts w:ascii="Arial" w:hAnsi="Arial" w:cs="Arial"/>
        </w:rPr>
        <w:t>m</w:t>
      </w:r>
      <w:r w:rsidRPr="00E05ED0">
        <w:rPr>
          <w:rFonts w:ascii="Arial" w:hAnsi="Arial" w:cs="Arial"/>
        </w:rPr>
        <w:t>otion (Kepler 1619)</w:t>
      </w:r>
      <w:r w:rsidR="008F2D28">
        <w:rPr>
          <w:rFonts w:ascii="Arial" w:hAnsi="Arial" w:cs="Arial"/>
        </w:rPr>
        <w:t>.</w:t>
      </w:r>
    </w:p>
    <w:p w14:paraId="129713BC" w14:textId="09908CDA" w:rsidR="003142D3" w:rsidRDefault="003142D3">
      <w:pPr>
        <w:spacing w:after="200" w:line="276" w:lineRule="auto"/>
        <w:rPr>
          <w:rFonts w:ascii="Arial" w:hAnsi="Arial" w:cs="Arial"/>
        </w:rPr>
      </w:pPr>
      <w:r>
        <w:rPr>
          <w:rFonts w:ascii="Arial" w:hAnsi="Arial" w:cs="Arial"/>
        </w:rPr>
        <w:br w:type="page"/>
      </w:r>
    </w:p>
    <w:p w14:paraId="58B1EB68" w14:textId="77777777" w:rsidR="007C0E56" w:rsidRDefault="007C0E56" w:rsidP="00D90EB9">
      <w:pPr>
        <w:spacing w:after="200" w:line="276" w:lineRule="auto"/>
        <w:rPr>
          <w:rFonts w:ascii="Arial" w:hAnsi="Arial" w:cs="Arial"/>
          <w:b/>
        </w:rPr>
      </w:pPr>
    </w:p>
    <w:p w14:paraId="25E036C4" w14:textId="65016A31" w:rsidR="00DF6C2C" w:rsidRDefault="00834509" w:rsidP="00DF6C2C">
      <w:pPr>
        <w:rPr>
          <w:rFonts w:ascii="Arial" w:hAnsi="Arial" w:cs="Arial"/>
          <w:b/>
        </w:rPr>
      </w:pPr>
      <w:r>
        <w:rPr>
          <w:rFonts w:ascii="Arial" w:hAnsi="Arial" w:cs="Arial"/>
          <w:b/>
        </w:rPr>
        <w:t xml:space="preserve">9.9.2 R: </w:t>
      </w:r>
      <w:r w:rsidR="00DF6C2C">
        <w:rPr>
          <w:rFonts w:ascii="Arial" w:hAnsi="Arial" w:cs="Arial"/>
          <w:b/>
        </w:rPr>
        <w:t>Data Mining</w:t>
      </w:r>
      <w:r>
        <w:rPr>
          <w:rFonts w:ascii="Arial" w:hAnsi="Arial" w:cs="Arial"/>
          <w:b/>
        </w:rPr>
        <w:t xml:space="preserve"> Using Rattle Demo</w:t>
      </w:r>
    </w:p>
    <w:p w14:paraId="25A1C776" w14:textId="77777777" w:rsidR="00DF6C2C" w:rsidRDefault="00DF6C2C" w:rsidP="00DF6C2C">
      <w:pPr>
        <w:rPr>
          <w:rFonts w:ascii="Arial" w:hAnsi="Arial" w:cs="Arial"/>
          <w:b/>
        </w:rPr>
      </w:pPr>
    </w:p>
    <w:p w14:paraId="4A6DAD91" w14:textId="77777777" w:rsidR="00DF6C2C" w:rsidRPr="00414B24" w:rsidRDefault="00DF6C2C" w:rsidP="00DF6C2C">
      <w:pPr>
        <w:rPr>
          <w:rFonts w:ascii="Arial" w:hAnsi="Arial" w:cs="Arial"/>
        </w:rPr>
      </w:pPr>
      <w:r>
        <w:rPr>
          <w:rFonts w:ascii="Arial" w:hAnsi="Arial" w:cs="Arial"/>
        </w:rPr>
        <w:t>Data mining tools allow you to explore in more detail groupings of data and more sophisticated analysis. Rattle is an add-in to R that facilitates data mining.</w:t>
      </w:r>
    </w:p>
    <w:p w14:paraId="6CA87A40" w14:textId="77777777" w:rsidR="00DF6C2C" w:rsidRDefault="00DF6C2C" w:rsidP="00DF6C2C">
      <w:pPr>
        <w:rPr>
          <w:rFonts w:ascii="Arial" w:hAnsi="Arial" w:cs="Arial"/>
          <w:b/>
        </w:rPr>
      </w:pPr>
    </w:p>
    <w:p w14:paraId="1666DCA4" w14:textId="77777777" w:rsidR="00DF6C2C" w:rsidRPr="00594A4F" w:rsidRDefault="00DF6C2C" w:rsidP="00DF6C2C">
      <w:pPr>
        <w:rPr>
          <w:rFonts w:ascii="Arial" w:hAnsi="Arial" w:cs="Arial"/>
          <w:b/>
        </w:rPr>
      </w:pPr>
      <w:r w:rsidRPr="00594A4F">
        <w:rPr>
          <w:rFonts w:ascii="Arial" w:hAnsi="Arial" w:cs="Arial"/>
          <w:b/>
        </w:rPr>
        <w:t xml:space="preserve">Installing </w:t>
      </w:r>
      <w:r>
        <w:rPr>
          <w:rFonts w:ascii="Arial" w:hAnsi="Arial" w:cs="Arial"/>
          <w:b/>
        </w:rPr>
        <w:t>Rattle</w:t>
      </w:r>
    </w:p>
    <w:p w14:paraId="032B4EEE" w14:textId="77777777" w:rsidR="00DF6C2C" w:rsidRDefault="00DF6C2C" w:rsidP="00DF6C2C">
      <w:pPr>
        <w:rPr>
          <w:rFonts w:ascii="Arial" w:hAnsi="Arial" w:cs="Arial"/>
        </w:rPr>
      </w:pPr>
    </w:p>
    <w:p w14:paraId="2F7FC1A6" w14:textId="31131D35" w:rsidR="00DF6C2C" w:rsidRDefault="00DF6C2C" w:rsidP="00DF6C2C">
      <w:pPr>
        <w:rPr>
          <w:rFonts w:ascii="Arial" w:hAnsi="Arial" w:cs="Arial"/>
        </w:rPr>
      </w:pPr>
      <w:r>
        <w:rPr>
          <w:rFonts w:ascii="Arial" w:hAnsi="Arial" w:cs="Arial"/>
        </w:rPr>
        <w:t xml:space="preserve">Follow these steps only if you </w:t>
      </w:r>
      <w:r w:rsidR="00A76E9B">
        <w:rPr>
          <w:rFonts w:ascii="Arial" w:hAnsi="Arial" w:cs="Arial"/>
        </w:rPr>
        <w:t>do not</w:t>
      </w:r>
      <w:r>
        <w:rPr>
          <w:rFonts w:ascii="Arial" w:hAnsi="Arial" w:cs="Arial"/>
        </w:rPr>
        <w:t xml:space="preserve"> already have Rattle installed.</w:t>
      </w:r>
    </w:p>
    <w:p w14:paraId="5334D832" w14:textId="77777777" w:rsidR="00DF6C2C" w:rsidRDefault="00DF6C2C" w:rsidP="00DF6C2C">
      <w:pPr>
        <w:rPr>
          <w:rFonts w:ascii="Arial" w:hAnsi="Arial" w:cs="Arial"/>
        </w:rPr>
      </w:pPr>
    </w:p>
    <w:p w14:paraId="2D56CD4F" w14:textId="4D66F859" w:rsidR="00DF6C2C" w:rsidRDefault="00DF6C2C" w:rsidP="006F03E5">
      <w:pPr>
        <w:pStyle w:val="ListParagraph"/>
        <w:numPr>
          <w:ilvl w:val="0"/>
          <w:numId w:val="5"/>
        </w:numPr>
        <w:rPr>
          <w:rFonts w:ascii="Arial" w:hAnsi="Arial" w:cs="Arial"/>
        </w:rPr>
      </w:pPr>
      <w:r>
        <w:rPr>
          <w:rFonts w:ascii="Arial" w:hAnsi="Arial" w:cs="Arial"/>
        </w:rPr>
        <w:t xml:space="preserve">To install </w:t>
      </w:r>
      <w:r w:rsidR="00FC05DC">
        <w:rPr>
          <w:rFonts w:ascii="Arial" w:hAnsi="Arial" w:cs="Arial"/>
        </w:rPr>
        <w:t>R</w:t>
      </w:r>
      <w:r>
        <w:rPr>
          <w:rFonts w:ascii="Arial" w:hAnsi="Arial" w:cs="Arial"/>
        </w:rPr>
        <w:t>attle, type the following commands</w:t>
      </w:r>
      <w:r w:rsidR="0062177C">
        <w:rPr>
          <w:rFonts w:ascii="Arial" w:hAnsi="Arial" w:cs="Arial"/>
        </w:rPr>
        <w:t>:</w:t>
      </w:r>
    </w:p>
    <w:p w14:paraId="760F0CB0" w14:textId="77777777" w:rsidR="00DF6C2C" w:rsidRDefault="00DF6C2C" w:rsidP="00DF6C2C">
      <w:pPr>
        <w:rPr>
          <w:rFonts w:ascii="Arial" w:hAnsi="Arial" w:cs="Arial"/>
        </w:rPr>
      </w:pPr>
    </w:p>
    <w:p w14:paraId="3A66B699" w14:textId="63EC717E" w:rsidR="00DF6C2C" w:rsidRDefault="00DF6C2C" w:rsidP="00DF6C2C">
      <w:pPr>
        <w:ind w:left="720"/>
        <w:rPr>
          <w:rFonts w:ascii="Arial" w:hAnsi="Arial" w:cs="Arial"/>
        </w:rPr>
      </w:pPr>
      <w:proofErr w:type="spellStart"/>
      <w:proofErr w:type="gramStart"/>
      <w:r>
        <w:rPr>
          <w:rFonts w:ascii="Arial" w:hAnsi="Arial" w:cs="Arial"/>
        </w:rPr>
        <w:t>install.packages</w:t>
      </w:r>
      <w:proofErr w:type="spellEnd"/>
      <w:proofErr w:type="gramEnd"/>
      <w:r>
        <w:rPr>
          <w:rFonts w:ascii="Arial" w:hAnsi="Arial" w:cs="Arial"/>
        </w:rPr>
        <w:t>(</w:t>
      </w:r>
      <w:r w:rsidR="00A1227C" w:rsidRPr="00A1227C">
        <w:rPr>
          <w:rFonts w:ascii="Arial" w:hAnsi="Arial" w:cs="Arial"/>
        </w:rPr>
        <w:t>"</w:t>
      </w:r>
      <w:r>
        <w:rPr>
          <w:rFonts w:ascii="Arial" w:hAnsi="Arial" w:cs="Arial"/>
        </w:rPr>
        <w:t>rattle</w:t>
      </w:r>
      <w:r w:rsidR="00A1227C" w:rsidRPr="00A1227C">
        <w:rPr>
          <w:rFonts w:ascii="Arial" w:hAnsi="Arial" w:cs="Arial"/>
        </w:rPr>
        <w:t>"</w:t>
      </w:r>
      <w:r>
        <w:rPr>
          <w:rFonts w:ascii="Arial" w:hAnsi="Arial" w:cs="Arial"/>
        </w:rPr>
        <w:t>, dependencies=TRUE)</w:t>
      </w:r>
    </w:p>
    <w:p w14:paraId="1177CC66" w14:textId="77777777" w:rsidR="00DF6C2C" w:rsidRDefault="00DF6C2C" w:rsidP="00DF6C2C">
      <w:pPr>
        <w:ind w:left="720"/>
        <w:rPr>
          <w:rFonts w:ascii="Arial" w:hAnsi="Arial" w:cs="Arial"/>
        </w:rPr>
      </w:pPr>
    </w:p>
    <w:p w14:paraId="3BE91D1A" w14:textId="77777777" w:rsidR="00DF6C2C" w:rsidRDefault="00DF6C2C" w:rsidP="00DF6C2C">
      <w:pPr>
        <w:ind w:left="720"/>
        <w:rPr>
          <w:rFonts w:ascii="Arial" w:hAnsi="Arial" w:cs="Arial"/>
        </w:rPr>
      </w:pPr>
      <w:r>
        <w:rPr>
          <w:rFonts w:ascii="Arial" w:hAnsi="Arial" w:cs="Arial"/>
        </w:rPr>
        <w:t>library(rattle)</w:t>
      </w:r>
    </w:p>
    <w:p w14:paraId="790E4330" w14:textId="77777777" w:rsidR="00DF6C2C" w:rsidRDefault="00DF6C2C" w:rsidP="00DF6C2C">
      <w:pPr>
        <w:ind w:left="720"/>
        <w:rPr>
          <w:rFonts w:ascii="Arial" w:hAnsi="Arial" w:cs="Arial"/>
        </w:rPr>
      </w:pPr>
    </w:p>
    <w:p w14:paraId="333472FD" w14:textId="77777777" w:rsidR="00DF6C2C" w:rsidRDefault="00DF6C2C" w:rsidP="00DF6C2C">
      <w:pPr>
        <w:ind w:left="720"/>
        <w:rPr>
          <w:rFonts w:ascii="Arial" w:hAnsi="Arial" w:cs="Arial"/>
        </w:rPr>
      </w:pPr>
      <w:proofErr w:type="gramStart"/>
      <w:r>
        <w:rPr>
          <w:rFonts w:ascii="Arial" w:hAnsi="Arial" w:cs="Arial"/>
        </w:rPr>
        <w:t>rattle(</w:t>
      </w:r>
      <w:proofErr w:type="gramEnd"/>
      <w:r>
        <w:rPr>
          <w:rFonts w:ascii="Arial" w:hAnsi="Arial" w:cs="Arial"/>
        </w:rPr>
        <w:t>)</w:t>
      </w:r>
    </w:p>
    <w:p w14:paraId="7E2C12C6" w14:textId="77777777" w:rsidR="00DF6C2C" w:rsidRPr="002266D5" w:rsidRDefault="00DF6C2C" w:rsidP="00DF6C2C">
      <w:pPr>
        <w:ind w:left="720"/>
        <w:rPr>
          <w:rFonts w:ascii="Arial" w:hAnsi="Arial" w:cs="Arial"/>
        </w:rPr>
      </w:pPr>
    </w:p>
    <w:p w14:paraId="7BD91EFA" w14:textId="02523D63" w:rsidR="00DF6C2C" w:rsidRDefault="00DF6C2C" w:rsidP="006F03E5">
      <w:pPr>
        <w:pStyle w:val="ListParagraph"/>
        <w:numPr>
          <w:ilvl w:val="0"/>
          <w:numId w:val="5"/>
        </w:numPr>
        <w:rPr>
          <w:rFonts w:ascii="Arial" w:hAnsi="Arial" w:cs="Arial"/>
        </w:rPr>
      </w:pPr>
      <w:r>
        <w:rPr>
          <w:rFonts w:ascii="Arial" w:hAnsi="Arial" w:cs="Arial"/>
        </w:rPr>
        <w:t xml:space="preserve">When it </w:t>
      </w:r>
      <w:proofErr w:type="gramStart"/>
      <w:r>
        <w:rPr>
          <w:rFonts w:ascii="Arial" w:hAnsi="Arial" w:cs="Arial"/>
        </w:rPr>
        <w:t>asks</w:t>
      </w:r>
      <w:proofErr w:type="gramEnd"/>
      <w:r>
        <w:rPr>
          <w:rFonts w:ascii="Arial" w:hAnsi="Arial" w:cs="Arial"/>
        </w:rPr>
        <w:t xml:space="preserve"> </w:t>
      </w:r>
      <w:r w:rsidR="00A1227C">
        <w:rPr>
          <w:rFonts w:ascii="Arial" w:hAnsi="Arial" w:cs="Arial"/>
        </w:rPr>
        <w:t>“</w:t>
      </w:r>
      <w:r>
        <w:rPr>
          <w:rFonts w:ascii="Arial" w:hAnsi="Arial" w:cs="Arial"/>
        </w:rPr>
        <w:t>Would you like Rattle to install …</w:t>
      </w:r>
      <w:r w:rsidR="00FC05DC">
        <w:rPr>
          <w:rFonts w:ascii="Arial" w:hAnsi="Arial" w:cs="Arial"/>
        </w:rPr>
        <w:t>,</w:t>
      </w:r>
      <w:r w:rsidR="00A1227C">
        <w:rPr>
          <w:rFonts w:ascii="Arial" w:hAnsi="Arial" w:cs="Arial"/>
        </w:rPr>
        <w:t>”</w:t>
      </w:r>
      <w:r>
        <w:rPr>
          <w:rFonts w:ascii="Arial" w:hAnsi="Arial" w:cs="Arial"/>
        </w:rPr>
        <w:t xml:space="preserve"> type yes</w:t>
      </w:r>
      <w:r w:rsidR="0062177C">
        <w:rPr>
          <w:rFonts w:ascii="Arial" w:hAnsi="Arial" w:cs="Arial"/>
        </w:rPr>
        <w:t>.</w:t>
      </w:r>
    </w:p>
    <w:p w14:paraId="53865022" w14:textId="1BF488AA" w:rsidR="00DF6C2C" w:rsidRDefault="00DF6C2C" w:rsidP="006F03E5">
      <w:pPr>
        <w:pStyle w:val="ListParagraph"/>
        <w:numPr>
          <w:ilvl w:val="0"/>
          <w:numId w:val="5"/>
        </w:numPr>
        <w:rPr>
          <w:rFonts w:ascii="Arial" w:hAnsi="Arial" w:cs="Arial"/>
        </w:rPr>
      </w:pPr>
      <w:r>
        <w:rPr>
          <w:rFonts w:ascii="Arial" w:hAnsi="Arial" w:cs="Arial"/>
        </w:rPr>
        <w:t>If you receive an error message about GTK+, then install GTK+ by clicking OK</w:t>
      </w:r>
      <w:r w:rsidR="0062177C">
        <w:rPr>
          <w:rFonts w:ascii="Arial" w:hAnsi="Arial" w:cs="Arial"/>
        </w:rPr>
        <w:t>.</w:t>
      </w:r>
    </w:p>
    <w:p w14:paraId="62BD172B" w14:textId="412AE147" w:rsidR="00DF6C2C" w:rsidRDefault="00DF6C2C" w:rsidP="006F03E5">
      <w:pPr>
        <w:pStyle w:val="ListParagraph"/>
        <w:numPr>
          <w:ilvl w:val="0"/>
          <w:numId w:val="5"/>
        </w:numPr>
        <w:rPr>
          <w:rFonts w:ascii="Arial" w:hAnsi="Arial" w:cs="Arial"/>
        </w:rPr>
      </w:pPr>
      <w:r>
        <w:rPr>
          <w:rFonts w:ascii="Arial" w:hAnsi="Arial" w:cs="Arial"/>
        </w:rPr>
        <w:t>If you receive an error message about XML, click Yes to install</w:t>
      </w:r>
      <w:r w:rsidR="0062177C">
        <w:rPr>
          <w:rFonts w:ascii="Arial" w:hAnsi="Arial" w:cs="Arial"/>
        </w:rPr>
        <w:t>.</w:t>
      </w:r>
    </w:p>
    <w:p w14:paraId="0B2EBF44" w14:textId="1291F04B" w:rsidR="00DF6C2C" w:rsidRDefault="00276521" w:rsidP="006F03E5">
      <w:pPr>
        <w:pStyle w:val="ListParagraph"/>
        <w:numPr>
          <w:ilvl w:val="0"/>
          <w:numId w:val="5"/>
        </w:numPr>
        <w:rPr>
          <w:rFonts w:ascii="Arial" w:hAnsi="Arial" w:cs="Arial"/>
        </w:rPr>
      </w:pPr>
      <w:r>
        <w:rPr>
          <w:rFonts w:ascii="Arial" w:hAnsi="Arial" w:cs="Arial"/>
        </w:rPr>
        <w:t>Similarly,</w:t>
      </w:r>
      <w:r w:rsidR="00DF6C2C">
        <w:rPr>
          <w:rFonts w:ascii="Arial" w:hAnsi="Arial" w:cs="Arial"/>
        </w:rPr>
        <w:t xml:space="preserve"> for </w:t>
      </w:r>
      <w:proofErr w:type="spellStart"/>
      <w:r w:rsidR="00DF6C2C">
        <w:rPr>
          <w:rFonts w:ascii="Arial" w:hAnsi="Arial" w:cs="Arial"/>
        </w:rPr>
        <w:t>cairoDevice</w:t>
      </w:r>
      <w:proofErr w:type="spellEnd"/>
      <w:r w:rsidR="0062177C">
        <w:rPr>
          <w:rFonts w:ascii="Arial" w:hAnsi="Arial" w:cs="Arial"/>
        </w:rPr>
        <w:t>.</w:t>
      </w:r>
    </w:p>
    <w:p w14:paraId="1B6C43BC" w14:textId="77777777" w:rsidR="00DF6C2C" w:rsidRDefault="00DF6C2C" w:rsidP="00DF6C2C">
      <w:pPr>
        <w:rPr>
          <w:rFonts w:ascii="Arial" w:hAnsi="Arial" w:cs="Arial"/>
        </w:rPr>
      </w:pPr>
    </w:p>
    <w:p w14:paraId="236F4755" w14:textId="77777777" w:rsidR="00DF6C2C" w:rsidRDefault="00DF6C2C" w:rsidP="00DF6C2C">
      <w:pPr>
        <w:jc w:val="center"/>
        <w:rPr>
          <w:rFonts w:ascii="Arial" w:hAnsi="Arial" w:cs="Arial"/>
        </w:rPr>
      </w:pPr>
      <w:r w:rsidRPr="00414B24">
        <w:rPr>
          <w:noProof/>
        </w:rPr>
        <w:t xml:space="preserve"> </w:t>
      </w:r>
      <w:r>
        <w:rPr>
          <w:noProof/>
        </w:rPr>
        <w:drawing>
          <wp:inline distT="0" distB="0" distL="0" distR="0" wp14:anchorId="150BFF31" wp14:editId="01DB9678">
            <wp:extent cx="3684494" cy="2979087"/>
            <wp:effectExtent l="0" t="0" r="0" b="0"/>
            <wp:docPr id="58" name="Picture 58" descr="Screen to install rat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creen to install rattle"/>
                    <pic:cNvPicPr/>
                  </pic:nvPicPr>
                  <pic:blipFill>
                    <a:blip r:embed="rId52"/>
                    <a:stretch>
                      <a:fillRect/>
                    </a:stretch>
                  </pic:blipFill>
                  <pic:spPr>
                    <a:xfrm>
                      <a:off x="0" y="0"/>
                      <a:ext cx="3695913" cy="2988320"/>
                    </a:xfrm>
                    <a:prstGeom prst="rect">
                      <a:avLst/>
                    </a:prstGeom>
                  </pic:spPr>
                </pic:pic>
              </a:graphicData>
            </a:graphic>
          </wp:inline>
        </w:drawing>
      </w:r>
    </w:p>
    <w:p w14:paraId="7F105F04" w14:textId="77777777" w:rsidR="00DF6C2C" w:rsidRDefault="00DF6C2C" w:rsidP="00DF6C2C">
      <w:pPr>
        <w:spacing w:after="200" w:line="276" w:lineRule="auto"/>
        <w:rPr>
          <w:rFonts w:ascii="Arial" w:hAnsi="Arial" w:cs="Arial"/>
        </w:rPr>
      </w:pPr>
    </w:p>
    <w:p w14:paraId="321A262C" w14:textId="77777777" w:rsidR="00DF6C2C" w:rsidRDefault="00DF6C2C" w:rsidP="00DF6C2C">
      <w:pPr>
        <w:spacing w:after="200" w:line="276" w:lineRule="auto"/>
        <w:jc w:val="center"/>
        <w:rPr>
          <w:rFonts w:ascii="Arial" w:hAnsi="Arial" w:cs="Arial"/>
          <w:b/>
        </w:rPr>
      </w:pPr>
      <w:r>
        <w:rPr>
          <w:noProof/>
        </w:rPr>
        <w:drawing>
          <wp:inline distT="0" distB="0" distL="0" distR="0" wp14:anchorId="117E1FA0" wp14:editId="1528C608">
            <wp:extent cx="1733550" cy="1362075"/>
            <wp:effectExtent l="0" t="0" r="0" b="9525"/>
            <wp:docPr id="59" name="Picture 59" descr="GTK install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TK install message"/>
                    <pic:cNvPicPr/>
                  </pic:nvPicPr>
                  <pic:blipFill>
                    <a:blip r:embed="rId53"/>
                    <a:stretch>
                      <a:fillRect/>
                    </a:stretch>
                  </pic:blipFill>
                  <pic:spPr>
                    <a:xfrm>
                      <a:off x="0" y="0"/>
                      <a:ext cx="1733550" cy="1362075"/>
                    </a:xfrm>
                    <a:prstGeom prst="rect">
                      <a:avLst/>
                    </a:prstGeom>
                  </pic:spPr>
                </pic:pic>
              </a:graphicData>
            </a:graphic>
          </wp:inline>
        </w:drawing>
      </w:r>
    </w:p>
    <w:p w14:paraId="30373A6E" w14:textId="77777777" w:rsidR="00DF6C2C" w:rsidRDefault="00DF6C2C" w:rsidP="00DF6C2C">
      <w:pPr>
        <w:rPr>
          <w:rFonts w:ascii="Arial" w:hAnsi="Arial" w:cs="Arial"/>
          <w:b/>
        </w:rPr>
      </w:pPr>
    </w:p>
    <w:p w14:paraId="51C95CA3" w14:textId="77777777" w:rsidR="00DF6C2C" w:rsidRPr="00251A98" w:rsidRDefault="00DF6C2C" w:rsidP="00DF6C2C">
      <w:pPr>
        <w:rPr>
          <w:rFonts w:ascii="Arial" w:hAnsi="Arial" w:cs="Arial"/>
          <w:b/>
        </w:rPr>
      </w:pPr>
      <w:r w:rsidRPr="00251A98">
        <w:rPr>
          <w:rFonts w:ascii="Arial" w:hAnsi="Arial" w:cs="Arial"/>
          <w:b/>
        </w:rPr>
        <w:t>Loading Data</w:t>
      </w:r>
    </w:p>
    <w:p w14:paraId="34F3A86A" w14:textId="77777777" w:rsidR="00DF6C2C" w:rsidRDefault="00DF6C2C" w:rsidP="00DF6C2C">
      <w:pPr>
        <w:rPr>
          <w:rFonts w:ascii="Arial" w:hAnsi="Arial" w:cs="Arial"/>
        </w:rPr>
      </w:pPr>
    </w:p>
    <w:p w14:paraId="0290C420" w14:textId="77777777" w:rsidR="00DF6C2C" w:rsidRDefault="00DF6C2C" w:rsidP="00DF6C2C">
      <w:pPr>
        <w:rPr>
          <w:rFonts w:ascii="Arial" w:hAnsi="Arial" w:cs="Arial"/>
        </w:rPr>
      </w:pPr>
      <w:r>
        <w:rPr>
          <w:rFonts w:ascii="Arial" w:hAnsi="Arial" w:cs="Arial"/>
        </w:rPr>
        <w:t>The package R has some built in data sets. To load data into R:</w:t>
      </w:r>
    </w:p>
    <w:p w14:paraId="06C0BC65" w14:textId="77777777" w:rsidR="00DF6C2C" w:rsidRDefault="00DF6C2C" w:rsidP="00DF6C2C">
      <w:pPr>
        <w:rPr>
          <w:rFonts w:ascii="Arial" w:hAnsi="Arial" w:cs="Arial"/>
        </w:rPr>
      </w:pPr>
    </w:p>
    <w:p w14:paraId="2B082E16" w14:textId="32294E56" w:rsidR="00DF6C2C" w:rsidRPr="003B07CF" w:rsidRDefault="00DF6C2C" w:rsidP="006F03E5">
      <w:pPr>
        <w:pStyle w:val="ListParagraph"/>
        <w:numPr>
          <w:ilvl w:val="0"/>
          <w:numId w:val="6"/>
        </w:numPr>
        <w:rPr>
          <w:rFonts w:ascii="Arial" w:hAnsi="Arial" w:cs="Arial"/>
        </w:rPr>
      </w:pPr>
      <w:r w:rsidRPr="003B07CF">
        <w:rPr>
          <w:rFonts w:ascii="Arial" w:hAnsi="Arial" w:cs="Arial"/>
        </w:rPr>
        <w:t>In the R Data Miner [Rattle] window, click on the Data tab</w:t>
      </w:r>
      <w:r w:rsidR="0062177C">
        <w:rPr>
          <w:rFonts w:ascii="Arial" w:hAnsi="Arial" w:cs="Arial"/>
        </w:rPr>
        <w:t>.</w:t>
      </w:r>
    </w:p>
    <w:p w14:paraId="73DCBFB9" w14:textId="7332E3F1" w:rsidR="00DF6C2C" w:rsidRPr="003B07CF" w:rsidRDefault="00DF6C2C" w:rsidP="006F03E5">
      <w:pPr>
        <w:pStyle w:val="ListParagraph"/>
        <w:numPr>
          <w:ilvl w:val="0"/>
          <w:numId w:val="6"/>
        </w:numPr>
        <w:rPr>
          <w:rFonts w:ascii="Arial" w:hAnsi="Arial" w:cs="Arial"/>
        </w:rPr>
      </w:pPr>
      <w:r w:rsidRPr="003B07CF">
        <w:rPr>
          <w:rFonts w:ascii="Arial" w:hAnsi="Arial" w:cs="Arial"/>
        </w:rPr>
        <w:t>Check that Source indicates Library</w:t>
      </w:r>
      <w:r w:rsidR="0062177C">
        <w:rPr>
          <w:rFonts w:ascii="Arial" w:hAnsi="Arial" w:cs="Arial"/>
        </w:rPr>
        <w:t>.</w:t>
      </w:r>
    </w:p>
    <w:p w14:paraId="76B40092" w14:textId="7AEB643D" w:rsidR="00DF6C2C" w:rsidRDefault="00DF6C2C" w:rsidP="006F03E5">
      <w:pPr>
        <w:pStyle w:val="ListParagraph"/>
        <w:numPr>
          <w:ilvl w:val="0"/>
          <w:numId w:val="6"/>
        </w:numPr>
        <w:rPr>
          <w:rFonts w:ascii="Arial" w:hAnsi="Arial" w:cs="Arial"/>
        </w:rPr>
      </w:pPr>
      <w:r w:rsidRPr="003B07CF">
        <w:rPr>
          <w:rFonts w:ascii="Arial" w:hAnsi="Arial" w:cs="Arial"/>
        </w:rPr>
        <w:t xml:space="preserve">Next to Data Name, use the </w:t>
      </w:r>
      <w:r w:rsidR="00BA54F3" w:rsidRPr="003B07CF">
        <w:rPr>
          <w:rFonts w:ascii="Arial" w:hAnsi="Arial" w:cs="Arial"/>
        </w:rPr>
        <w:t>drop-down</w:t>
      </w:r>
      <w:r w:rsidRPr="003B07CF">
        <w:rPr>
          <w:rFonts w:ascii="Arial" w:hAnsi="Arial" w:cs="Arial"/>
        </w:rPr>
        <w:t xml:space="preserve"> menu to select audit: rattle: Sample dataset</w:t>
      </w:r>
      <w:r w:rsidR="0062177C">
        <w:rPr>
          <w:rFonts w:ascii="Arial" w:hAnsi="Arial" w:cs="Arial"/>
        </w:rPr>
        <w:t>.</w:t>
      </w:r>
    </w:p>
    <w:p w14:paraId="7286D9E5" w14:textId="09AEE6F6" w:rsidR="00DF6C2C" w:rsidRDefault="00DF6C2C" w:rsidP="006F03E5">
      <w:pPr>
        <w:pStyle w:val="ListParagraph"/>
        <w:numPr>
          <w:ilvl w:val="0"/>
          <w:numId w:val="6"/>
        </w:numPr>
        <w:rPr>
          <w:rFonts w:ascii="Arial" w:hAnsi="Arial" w:cs="Arial"/>
        </w:rPr>
      </w:pPr>
      <w:r>
        <w:rPr>
          <w:rFonts w:ascii="Arial" w:hAnsi="Arial" w:cs="Arial"/>
        </w:rPr>
        <w:t>Click on Execute</w:t>
      </w:r>
      <w:r w:rsidR="0062177C">
        <w:rPr>
          <w:rFonts w:ascii="Arial" w:hAnsi="Arial" w:cs="Arial"/>
        </w:rPr>
        <w:t>.</w:t>
      </w:r>
    </w:p>
    <w:p w14:paraId="3A6225F2" w14:textId="04488B5B" w:rsidR="00DF6C2C" w:rsidRDefault="00DF6C2C" w:rsidP="006F03E5">
      <w:pPr>
        <w:pStyle w:val="ListParagraph"/>
        <w:numPr>
          <w:ilvl w:val="0"/>
          <w:numId w:val="6"/>
        </w:numPr>
        <w:rPr>
          <w:rFonts w:ascii="Arial" w:hAnsi="Arial" w:cs="Arial"/>
        </w:rPr>
      </w:pPr>
      <w:r>
        <w:rPr>
          <w:rFonts w:ascii="Arial" w:hAnsi="Arial" w:cs="Arial"/>
        </w:rPr>
        <w:t>This data set represents income tax audit data</w:t>
      </w:r>
      <w:r w:rsidR="0062177C">
        <w:rPr>
          <w:rFonts w:ascii="Arial" w:hAnsi="Arial" w:cs="Arial"/>
        </w:rPr>
        <w:t>.</w:t>
      </w:r>
    </w:p>
    <w:p w14:paraId="62568336" w14:textId="77777777" w:rsidR="00DF6C2C" w:rsidRDefault="00DF6C2C" w:rsidP="00DF6C2C">
      <w:pPr>
        <w:pStyle w:val="ListParagraph"/>
        <w:rPr>
          <w:rFonts w:ascii="Arial" w:hAnsi="Arial" w:cs="Arial"/>
        </w:rPr>
      </w:pPr>
    </w:p>
    <w:p w14:paraId="2BF4A7B4" w14:textId="77777777" w:rsidR="00DF6C2C" w:rsidRDefault="00DF6C2C" w:rsidP="00DF6C2C">
      <w:pPr>
        <w:jc w:val="center"/>
        <w:rPr>
          <w:rFonts w:ascii="Arial" w:hAnsi="Arial" w:cs="Arial"/>
          <w:b/>
        </w:rPr>
      </w:pPr>
      <w:r>
        <w:rPr>
          <w:noProof/>
        </w:rPr>
        <w:drawing>
          <wp:inline distT="0" distB="0" distL="0" distR="0" wp14:anchorId="66584FB9" wp14:editId="38E5A03E">
            <wp:extent cx="4429125" cy="4004155"/>
            <wp:effectExtent l="0" t="0" r="0" b="0"/>
            <wp:docPr id="60" name="Picture 60" descr="R Data Miner (Ratt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R Data Miner (Rattle) menu"/>
                    <pic:cNvPicPr/>
                  </pic:nvPicPr>
                  <pic:blipFill>
                    <a:blip r:embed="rId54"/>
                    <a:stretch>
                      <a:fillRect/>
                    </a:stretch>
                  </pic:blipFill>
                  <pic:spPr>
                    <a:xfrm>
                      <a:off x="0" y="0"/>
                      <a:ext cx="4429125" cy="4004155"/>
                    </a:xfrm>
                    <a:prstGeom prst="rect">
                      <a:avLst/>
                    </a:prstGeom>
                  </pic:spPr>
                </pic:pic>
              </a:graphicData>
            </a:graphic>
          </wp:inline>
        </w:drawing>
      </w:r>
    </w:p>
    <w:p w14:paraId="63D26C3F" w14:textId="77777777" w:rsidR="00DF6C2C" w:rsidRDefault="00DF6C2C" w:rsidP="00DF6C2C">
      <w:pPr>
        <w:spacing w:after="200" w:line="276" w:lineRule="auto"/>
        <w:rPr>
          <w:rFonts w:ascii="Arial" w:hAnsi="Arial" w:cs="Arial"/>
          <w:b/>
        </w:rPr>
      </w:pPr>
      <w:r>
        <w:rPr>
          <w:rFonts w:ascii="Arial" w:hAnsi="Arial" w:cs="Arial"/>
          <w:b/>
        </w:rPr>
        <w:br w:type="page"/>
      </w:r>
    </w:p>
    <w:p w14:paraId="1A8F8E25" w14:textId="77777777" w:rsidR="00DF6C2C" w:rsidRDefault="00DF6C2C" w:rsidP="00DF6C2C">
      <w:pPr>
        <w:spacing w:after="200" w:line="276" w:lineRule="auto"/>
        <w:rPr>
          <w:rFonts w:ascii="Arial" w:hAnsi="Arial" w:cs="Arial"/>
          <w:b/>
        </w:rPr>
      </w:pPr>
      <w:r>
        <w:rPr>
          <w:rFonts w:ascii="Arial" w:hAnsi="Arial" w:cs="Arial"/>
          <w:b/>
        </w:rPr>
        <w:lastRenderedPageBreak/>
        <w:t>Summary Statistics</w:t>
      </w:r>
    </w:p>
    <w:p w14:paraId="104CF271" w14:textId="57F4A4A9" w:rsidR="00DF6C2C" w:rsidRPr="003B07CF" w:rsidRDefault="00DF6C2C" w:rsidP="006F03E5">
      <w:pPr>
        <w:pStyle w:val="ListParagraph"/>
        <w:numPr>
          <w:ilvl w:val="0"/>
          <w:numId w:val="8"/>
        </w:numPr>
        <w:spacing w:after="200" w:line="276" w:lineRule="auto"/>
        <w:rPr>
          <w:rFonts w:ascii="Arial" w:hAnsi="Arial" w:cs="Arial"/>
        </w:rPr>
      </w:pPr>
      <w:r w:rsidRPr="003B07CF">
        <w:rPr>
          <w:rFonts w:ascii="Arial" w:hAnsi="Arial" w:cs="Arial"/>
        </w:rPr>
        <w:t>Click on the tab Explore</w:t>
      </w:r>
      <w:r w:rsidR="0062177C">
        <w:rPr>
          <w:rFonts w:ascii="Arial" w:hAnsi="Arial" w:cs="Arial"/>
        </w:rPr>
        <w:t>.</w:t>
      </w:r>
    </w:p>
    <w:p w14:paraId="72FD9A16" w14:textId="4F08AEEE" w:rsidR="00DF6C2C" w:rsidRPr="003B07CF" w:rsidRDefault="00FC63EF" w:rsidP="006F03E5">
      <w:pPr>
        <w:pStyle w:val="ListParagraph"/>
        <w:numPr>
          <w:ilvl w:val="0"/>
          <w:numId w:val="8"/>
        </w:numPr>
        <w:spacing w:after="200" w:line="276" w:lineRule="auto"/>
        <w:rPr>
          <w:rFonts w:ascii="Arial" w:hAnsi="Arial" w:cs="Arial"/>
        </w:rPr>
      </w:pPr>
      <w:r>
        <w:rPr>
          <w:rFonts w:ascii="Arial" w:hAnsi="Arial" w:cs="Arial"/>
        </w:rPr>
        <w:t>Next to Type: c</w:t>
      </w:r>
      <w:r w:rsidR="00DF6C2C" w:rsidRPr="003B07CF">
        <w:rPr>
          <w:rFonts w:ascii="Arial" w:hAnsi="Arial" w:cs="Arial"/>
        </w:rPr>
        <w:t xml:space="preserve">heck the </w:t>
      </w:r>
      <w:r w:rsidR="00DF6C2C">
        <w:rPr>
          <w:rFonts w:ascii="Arial" w:hAnsi="Arial" w:cs="Arial"/>
        </w:rPr>
        <w:t>radio button</w:t>
      </w:r>
      <w:r w:rsidR="00DF6C2C" w:rsidRPr="003B07CF">
        <w:rPr>
          <w:rFonts w:ascii="Arial" w:hAnsi="Arial" w:cs="Arial"/>
        </w:rPr>
        <w:t xml:space="preserve"> Summary</w:t>
      </w:r>
      <w:r w:rsidR="0062177C">
        <w:rPr>
          <w:rFonts w:ascii="Arial" w:hAnsi="Arial" w:cs="Arial"/>
        </w:rPr>
        <w:t>.</w:t>
      </w:r>
    </w:p>
    <w:p w14:paraId="060D3150" w14:textId="55FB0362" w:rsidR="00DF6C2C" w:rsidRPr="003B07CF" w:rsidRDefault="00DF6C2C" w:rsidP="006F03E5">
      <w:pPr>
        <w:pStyle w:val="ListParagraph"/>
        <w:numPr>
          <w:ilvl w:val="0"/>
          <w:numId w:val="8"/>
        </w:numPr>
        <w:spacing w:after="200" w:line="276" w:lineRule="auto"/>
        <w:rPr>
          <w:rFonts w:ascii="Arial" w:hAnsi="Arial" w:cs="Arial"/>
        </w:rPr>
      </w:pPr>
      <w:r w:rsidRPr="003B07CF">
        <w:rPr>
          <w:rFonts w:ascii="Arial" w:hAnsi="Arial" w:cs="Arial"/>
        </w:rPr>
        <w:t>Click on Execute</w:t>
      </w:r>
      <w:r w:rsidR="0062177C">
        <w:rPr>
          <w:rFonts w:ascii="Arial" w:hAnsi="Arial" w:cs="Arial"/>
        </w:rPr>
        <w:t>.</w:t>
      </w:r>
    </w:p>
    <w:p w14:paraId="43296C28" w14:textId="77777777" w:rsidR="00DF6C2C" w:rsidRPr="003B07CF" w:rsidRDefault="00DF6C2C" w:rsidP="00DF6C2C">
      <w:pPr>
        <w:spacing w:after="200" w:line="276" w:lineRule="auto"/>
        <w:jc w:val="center"/>
        <w:rPr>
          <w:rFonts w:ascii="Arial" w:hAnsi="Arial" w:cs="Arial"/>
          <w:b/>
        </w:rPr>
      </w:pPr>
      <w:r>
        <w:rPr>
          <w:noProof/>
        </w:rPr>
        <w:drawing>
          <wp:inline distT="0" distB="0" distL="0" distR="0" wp14:anchorId="003B0A06" wp14:editId="34795F63">
            <wp:extent cx="4829175" cy="4118213"/>
            <wp:effectExtent l="0" t="0" r="0" b="0"/>
            <wp:docPr id="63" name="Picture 63" descr="Summary statistics from rat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ummary statistics from rattle"/>
                    <pic:cNvPicPr/>
                  </pic:nvPicPr>
                  <pic:blipFill>
                    <a:blip r:embed="rId55"/>
                    <a:stretch>
                      <a:fillRect/>
                    </a:stretch>
                  </pic:blipFill>
                  <pic:spPr>
                    <a:xfrm>
                      <a:off x="0" y="0"/>
                      <a:ext cx="4836945" cy="4124839"/>
                    </a:xfrm>
                    <a:prstGeom prst="rect">
                      <a:avLst/>
                    </a:prstGeom>
                  </pic:spPr>
                </pic:pic>
              </a:graphicData>
            </a:graphic>
          </wp:inline>
        </w:drawing>
      </w:r>
    </w:p>
    <w:p w14:paraId="272706CF" w14:textId="77777777" w:rsidR="00DF6C2C" w:rsidRDefault="00DF6C2C" w:rsidP="00DF6C2C">
      <w:pPr>
        <w:spacing w:after="200" w:line="276" w:lineRule="auto"/>
        <w:rPr>
          <w:rFonts w:ascii="Arial" w:hAnsi="Arial" w:cs="Arial"/>
          <w:b/>
        </w:rPr>
      </w:pPr>
    </w:p>
    <w:p w14:paraId="1F3D0998" w14:textId="77777777" w:rsidR="00DF6C2C" w:rsidRDefault="00DF6C2C" w:rsidP="00DF6C2C">
      <w:pPr>
        <w:spacing w:after="200" w:line="276" w:lineRule="auto"/>
        <w:rPr>
          <w:rFonts w:ascii="Arial" w:hAnsi="Arial" w:cs="Arial"/>
          <w:b/>
        </w:rPr>
      </w:pPr>
      <w:r>
        <w:rPr>
          <w:rFonts w:ascii="Arial" w:hAnsi="Arial" w:cs="Arial"/>
          <w:b/>
        </w:rPr>
        <w:br w:type="page"/>
      </w:r>
    </w:p>
    <w:p w14:paraId="03A5D042" w14:textId="2809A448" w:rsidR="00DF6C2C" w:rsidRDefault="00BD2D2B" w:rsidP="00DF6C2C">
      <w:pPr>
        <w:spacing w:after="200" w:line="276" w:lineRule="auto"/>
        <w:rPr>
          <w:rFonts w:ascii="Arial" w:hAnsi="Arial" w:cs="Arial"/>
          <w:b/>
        </w:rPr>
      </w:pPr>
      <w:r>
        <w:rPr>
          <w:rFonts w:ascii="Arial" w:hAnsi="Arial" w:cs="Arial"/>
          <w:b/>
        </w:rPr>
        <w:lastRenderedPageBreak/>
        <w:t xml:space="preserve">9.10.2 R: </w:t>
      </w:r>
      <w:proofErr w:type="spellStart"/>
      <w:r w:rsidR="00DF6C2C">
        <w:rPr>
          <w:rFonts w:ascii="Arial" w:hAnsi="Arial" w:cs="Arial"/>
          <w:b/>
        </w:rPr>
        <w:t>Benford’s</w:t>
      </w:r>
      <w:proofErr w:type="spellEnd"/>
      <w:r w:rsidR="00DF6C2C">
        <w:rPr>
          <w:rFonts w:ascii="Arial" w:hAnsi="Arial" w:cs="Arial"/>
          <w:b/>
        </w:rPr>
        <w:t xml:space="preserve"> Law</w:t>
      </w:r>
      <w:r w:rsidR="0062177C">
        <w:rPr>
          <w:rFonts w:ascii="Arial" w:hAnsi="Arial" w:cs="Arial"/>
          <w:b/>
        </w:rPr>
        <w:t>:</w:t>
      </w:r>
      <w:r w:rsidR="00DF6C2C">
        <w:rPr>
          <w:rFonts w:ascii="Arial" w:hAnsi="Arial" w:cs="Arial"/>
          <w:b/>
        </w:rPr>
        <w:t xml:space="preserve"> Detecting Fraud </w:t>
      </w:r>
      <w:r>
        <w:rPr>
          <w:rFonts w:ascii="Arial" w:hAnsi="Arial" w:cs="Arial"/>
          <w:b/>
        </w:rPr>
        <w:t>Demo</w:t>
      </w:r>
    </w:p>
    <w:p w14:paraId="0B3324C2" w14:textId="14F0232C" w:rsidR="00DF6C2C" w:rsidRDefault="00DF6C2C" w:rsidP="00DF6C2C">
      <w:pPr>
        <w:spacing w:after="200" w:line="276" w:lineRule="auto"/>
        <w:rPr>
          <w:rFonts w:ascii="Arial" w:hAnsi="Arial" w:cs="Arial"/>
        </w:rPr>
      </w:pPr>
      <w:r>
        <w:rPr>
          <w:rFonts w:ascii="Arial" w:hAnsi="Arial" w:cs="Arial"/>
        </w:rPr>
        <w:t xml:space="preserve">In auditing (accounting, financial audits, tax audits), there is a rule called </w:t>
      </w:r>
      <w:proofErr w:type="spellStart"/>
      <w:r>
        <w:rPr>
          <w:rFonts w:ascii="Arial" w:hAnsi="Arial" w:cs="Arial"/>
        </w:rPr>
        <w:t>Benford’s</w:t>
      </w:r>
      <w:proofErr w:type="spellEnd"/>
      <w:r>
        <w:rPr>
          <w:rFonts w:ascii="Arial" w:hAnsi="Arial" w:cs="Arial"/>
        </w:rPr>
        <w:t xml:space="preserve"> </w:t>
      </w:r>
      <w:r w:rsidR="003100E3">
        <w:rPr>
          <w:rFonts w:ascii="Arial" w:hAnsi="Arial" w:cs="Arial"/>
        </w:rPr>
        <w:t>l</w:t>
      </w:r>
      <w:r>
        <w:rPr>
          <w:rFonts w:ascii="Arial" w:hAnsi="Arial" w:cs="Arial"/>
        </w:rPr>
        <w:t>aw that specifies the frequency of the first digit in almost any financial number. For example, approximately 30% of financial numbers start with the digit 1. The frequency of first digits is:</w:t>
      </w:r>
    </w:p>
    <w:p w14:paraId="4415E378" w14:textId="77777777" w:rsidR="00DF6C2C" w:rsidRPr="007706F5" w:rsidRDefault="00DF6C2C" w:rsidP="006F03E5">
      <w:pPr>
        <w:pStyle w:val="ListParagraph"/>
        <w:numPr>
          <w:ilvl w:val="0"/>
          <w:numId w:val="22"/>
        </w:numPr>
        <w:spacing w:after="200" w:line="276" w:lineRule="auto"/>
        <w:rPr>
          <w:rFonts w:ascii="Arial" w:hAnsi="Arial" w:cs="Arial"/>
        </w:rPr>
      </w:pPr>
      <w:r w:rsidRPr="007706F5">
        <w:rPr>
          <w:rFonts w:ascii="Arial" w:hAnsi="Arial" w:cs="Arial"/>
        </w:rPr>
        <w:t>30.1%</w:t>
      </w:r>
    </w:p>
    <w:p w14:paraId="16C446E4" w14:textId="77777777" w:rsidR="00DF6C2C" w:rsidRDefault="00DF6C2C" w:rsidP="006F03E5">
      <w:pPr>
        <w:pStyle w:val="ListParagraph"/>
        <w:numPr>
          <w:ilvl w:val="0"/>
          <w:numId w:val="22"/>
        </w:numPr>
        <w:spacing w:after="200" w:line="276" w:lineRule="auto"/>
        <w:rPr>
          <w:rFonts w:ascii="Arial" w:hAnsi="Arial" w:cs="Arial"/>
        </w:rPr>
      </w:pPr>
      <w:r>
        <w:rPr>
          <w:rFonts w:ascii="Arial" w:hAnsi="Arial" w:cs="Arial"/>
        </w:rPr>
        <w:t>17.6%</w:t>
      </w:r>
    </w:p>
    <w:p w14:paraId="02E05992" w14:textId="77777777" w:rsidR="00DF6C2C" w:rsidRDefault="00DF6C2C" w:rsidP="006F03E5">
      <w:pPr>
        <w:pStyle w:val="ListParagraph"/>
        <w:numPr>
          <w:ilvl w:val="0"/>
          <w:numId w:val="22"/>
        </w:numPr>
        <w:spacing w:after="200" w:line="276" w:lineRule="auto"/>
        <w:rPr>
          <w:rFonts w:ascii="Arial" w:hAnsi="Arial" w:cs="Arial"/>
        </w:rPr>
      </w:pPr>
      <w:r>
        <w:rPr>
          <w:rFonts w:ascii="Arial" w:hAnsi="Arial" w:cs="Arial"/>
        </w:rPr>
        <w:t>12.5%</w:t>
      </w:r>
    </w:p>
    <w:p w14:paraId="73D8E71D" w14:textId="77777777" w:rsidR="00DF6C2C" w:rsidRDefault="00DF6C2C" w:rsidP="006F03E5">
      <w:pPr>
        <w:pStyle w:val="ListParagraph"/>
        <w:numPr>
          <w:ilvl w:val="0"/>
          <w:numId w:val="22"/>
        </w:numPr>
        <w:spacing w:after="200" w:line="276" w:lineRule="auto"/>
        <w:rPr>
          <w:rFonts w:ascii="Arial" w:hAnsi="Arial" w:cs="Arial"/>
        </w:rPr>
      </w:pPr>
      <w:r>
        <w:rPr>
          <w:rFonts w:ascii="Arial" w:hAnsi="Arial" w:cs="Arial"/>
        </w:rPr>
        <w:t>9.7%</w:t>
      </w:r>
    </w:p>
    <w:p w14:paraId="632742C4" w14:textId="77777777" w:rsidR="00DF6C2C" w:rsidRDefault="00DF6C2C" w:rsidP="006F03E5">
      <w:pPr>
        <w:pStyle w:val="ListParagraph"/>
        <w:numPr>
          <w:ilvl w:val="0"/>
          <w:numId w:val="22"/>
        </w:numPr>
        <w:spacing w:after="200" w:line="276" w:lineRule="auto"/>
        <w:rPr>
          <w:rFonts w:ascii="Arial" w:hAnsi="Arial" w:cs="Arial"/>
        </w:rPr>
      </w:pPr>
      <w:r>
        <w:rPr>
          <w:rFonts w:ascii="Arial" w:hAnsi="Arial" w:cs="Arial"/>
        </w:rPr>
        <w:t>7.9%</w:t>
      </w:r>
    </w:p>
    <w:p w14:paraId="74393417" w14:textId="77777777" w:rsidR="00DF6C2C" w:rsidRDefault="00DF6C2C" w:rsidP="006F03E5">
      <w:pPr>
        <w:pStyle w:val="ListParagraph"/>
        <w:numPr>
          <w:ilvl w:val="0"/>
          <w:numId w:val="22"/>
        </w:numPr>
        <w:spacing w:after="200" w:line="276" w:lineRule="auto"/>
        <w:rPr>
          <w:rFonts w:ascii="Arial" w:hAnsi="Arial" w:cs="Arial"/>
        </w:rPr>
      </w:pPr>
      <w:r>
        <w:rPr>
          <w:rFonts w:ascii="Arial" w:hAnsi="Arial" w:cs="Arial"/>
        </w:rPr>
        <w:t>6.7%</w:t>
      </w:r>
    </w:p>
    <w:p w14:paraId="51903CDB" w14:textId="77777777" w:rsidR="00DF6C2C" w:rsidRDefault="00DF6C2C" w:rsidP="006F03E5">
      <w:pPr>
        <w:pStyle w:val="ListParagraph"/>
        <w:numPr>
          <w:ilvl w:val="0"/>
          <w:numId w:val="22"/>
        </w:numPr>
        <w:spacing w:after="200" w:line="276" w:lineRule="auto"/>
        <w:rPr>
          <w:rFonts w:ascii="Arial" w:hAnsi="Arial" w:cs="Arial"/>
        </w:rPr>
      </w:pPr>
      <w:r>
        <w:rPr>
          <w:rFonts w:ascii="Arial" w:hAnsi="Arial" w:cs="Arial"/>
        </w:rPr>
        <w:t>5.8%</w:t>
      </w:r>
    </w:p>
    <w:p w14:paraId="257B89FB" w14:textId="77777777" w:rsidR="00DF6C2C" w:rsidRDefault="00DF6C2C" w:rsidP="006F03E5">
      <w:pPr>
        <w:pStyle w:val="ListParagraph"/>
        <w:numPr>
          <w:ilvl w:val="0"/>
          <w:numId w:val="22"/>
        </w:numPr>
        <w:spacing w:after="200" w:line="276" w:lineRule="auto"/>
        <w:rPr>
          <w:rFonts w:ascii="Arial" w:hAnsi="Arial" w:cs="Arial"/>
        </w:rPr>
      </w:pPr>
      <w:r>
        <w:rPr>
          <w:rFonts w:ascii="Arial" w:hAnsi="Arial" w:cs="Arial"/>
        </w:rPr>
        <w:t>5.1%</w:t>
      </w:r>
    </w:p>
    <w:p w14:paraId="0F6935A8" w14:textId="77777777" w:rsidR="00DF6C2C" w:rsidRPr="007706F5" w:rsidRDefault="00DF6C2C" w:rsidP="006F03E5">
      <w:pPr>
        <w:pStyle w:val="ListParagraph"/>
        <w:numPr>
          <w:ilvl w:val="0"/>
          <w:numId w:val="22"/>
        </w:numPr>
        <w:spacing w:after="200" w:line="276" w:lineRule="auto"/>
        <w:rPr>
          <w:rFonts w:ascii="Arial" w:hAnsi="Arial" w:cs="Arial"/>
        </w:rPr>
      </w:pPr>
      <w:r>
        <w:rPr>
          <w:rFonts w:ascii="Arial" w:hAnsi="Arial" w:cs="Arial"/>
        </w:rPr>
        <w:t>4.6%</w:t>
      </w:r>
    </w:p>
    <w:p w14:paraId="523C2ED8" w14:textId="77777777" w:rsidR="00DF6C2C" w:rsidRDefault="00DF6C2C" w:rsidP="00DF6C2C">
      <w:pPr>
        <w:spacing w:after="200" w:line="276" w:lineRule="auto"/>
        <w:rPr>
          <w:rFonts w:ascii="Arial" w:hAnsi="Arial" w:cs="Arial"/>
        </w:rPr>
      </w:pPr>
      <w:r>
        <w:rPr>
          <w:rFonts w:ascii="Arial" w:hAnsi="Arial" w:cs="Arial"/>
        </w:rPr>
        <w:t>Deviations from this distribution is a potential indicator of fraud.</w:t>
      </w:r>
    </w:p>
    <w:p w14:paraId="69DDF2E0" w14:textId="5B81FE43" w:rsidR="00DF6C2C" w:rsidRDefault="00DF6C2C" w:rsidP="00DF6C2C">
      <w:pPr>
        <w:spacing w:after="200" w:line="276" w:lineRule="auto"/>
        <w:rPr>
          <w:rFonts w:ascii="Arial" w:hAnsi="Arial" w:cs="Arial"/>
        </w:rPr>
      </w:pPr>
      <w:r>
        <w:rPr>
          <w:rFonts w:ascii="Arial" w:hAnsi="Arial" w:cs="Arial"/>
        </w:rPr>
        <w:t>The data set that was loaded describes 2</w:t>
      </w:r>
      <w:r w:rsidR="003100E3">
        <w:rPr>
          <w:rFonts w:ascii="Arial" w:hAnsi="Arial" w:cs="Arial"/>
        </w:rPr>
        <w:t>,</w:t>
      </w:r>
      <w:r>
        <w:rPr>
          <w:rFonts w:ascii="Arial" w:hAnsi="Arial" w:cs="Arial"/>
        </w:rPr>
        <w:t xml:space="preserve">000 income tax audits. To compare the result of income tax audits to </w:t>
      </w:r>
      <w:proofErr w:type="spellStart"/>
      <w:r>
        <w:rPr>
          <w:rFonts w:ascii="Arial" w:hAnsi="Arial" w:cs="Arial"/>
        </w:rPr>
        <w:t>Benford’s</w:t>
      </w:r>
      <w:proofErr w:type="spellEnd"/>
      <w:r>
        <w:rPr>
          <w:rFonts w:ascii="Arial" w:hAnsi="Arial" w:cs="Arial"/>
        </w:rPr>
        <w:t xml:space="preserve"> </w:t>
      </w:r>
      <w:r w:rsidR="003100E3">
        <w:rPr>
          <w:rFonts w:ascii="Arial" w:hAnsi="Arial" w:cs="Arial"/>
        </w:rPr>
        <w:t>l</w:t>
      </w:r>
      <w:r>
        <w:rPr>
          <w:rFonts w:ascii="Arial" w:hAnsi="Arial" w:cs="Arial"/>
        </w:rPr>
        <w:t>aw:</w:t>
      </w:r>
    </w:p>
    <w:p w14:paraId="02BB767C" w14:textId="3C39B47B" w:rsidR="00DF6C2C" w:rsidRDefault="00DF6C2C" w:rsidP="006F03E5">
      <w:pPr>
        <w:pStyle w:val="ListParagraph"/>
        <w:numPr>
          <w:ilvl w:val="0"/>
          <w:numId w:val="7"/>
        </w:numPr>
        <w:rPr>
          <w:rFonts w:ascii="Arial" w:hAnsi="Arial" w:cs="Arial"/>
        </w:rPr>
      </w:pPr>
      <w:r>
        <w:rPr>
          <w:rFonts w:ascii="Arial" w:hAnsi="Arial" w:cs="Arial"/>
        </w:rPr>
        <w:t>Click on the tab Explore</w:t>
      </w:r>
      <w:r w:rsidR="00813129">
        <w:rPr>
          <w:rFonts w:ascii="Arial" w:hAnsi="Arial" w:cs="Arial"/>
        </w:rPr>
        <w:t>.</w:t>
      </w:r>
    </w:p>
    <w:p w14:paraId="6CBD373B" w14:textId="0DF605C0" w:rsidR="00DF6C2C" w:rsidRDefault="00DF6C2C" w:rsidP="006F03E5">
      <w:pPr>
        <w:pStyle w:val="ListParagraph"/>
        <w:numPr>
          <w:ilvl w:val="0"/>
          <w:numId w:val="7"/>
        </w:numPr>
        <w:rPr>
          <w:rFonts w:ascii="Arial" w:hAnsi="Arial" w:cs="Arial"/>
        </w:rPr>
      </w:pPr>
      <w:r>
        <w:rPr>
          <w:rFonts w:ascii="Arial" w:hAnsi="Arial" w:cs="Arial"/>
        </w:rPr>
        <w:t>Check the radio button Distributions</w:t>
      </w:r>
      <w:r w:rsidR="00813129">
        <w:rPr>
          <w:rFonts w:ascii="Arial" w:hAnsi="Arial" w:cs="Arial"/>
        </w:rPr>
        <w:t>.</w:t>
      </w:r>
    </w:p>
    <w:p w14:paraId="31FCB784" w14:textId="45625B46" w:rsidR="00DF6C2C" w:rsidRDefault="00DF6C2C" w:rsidP="006F03E5">
      <w:pPr>
        <w:pStyle w:val="ListParagraph"/>
        <w:numPr>
          <w:ilvl w:val="0"/>
          <w:numId w:val="7"/>
        </w:numPr>
        <w:rPr>
          <w:rFonts w:ascii="Arial" w:hAnsi="Arial" w:cs="Arial"/>
        </w:rPr>
      </w:pPr>
      <w:r>
        <w:rPr>
          <w:rFonts w:ascii="Arial" w:hAnsi="Arial" w:cs="Arial"/>
        </w:rPr>
        <w:t>In the line for Income, check the box under Benford</w:t>
      </w:r>
      <w:r w:rsidR="00813129">
        <w:rPr>
          <w:rFonts w:ascii="Arial" w:hAnsi="Arial" w:cs="Arial"/>
        </w:rPr>
        <w:t>.</w:t>
      </w:r>
    </w:p>
    <w:p w14:paraId="47190EB5" w14:textId="7EF745C9" w:rsidR="00DF6C2C" w:rsidRDefault="00DF6C2C" w:rsidP="006F03E5">
      <w:pPr>
        <w:pStyle w:val="ListParagraph"/>
        <w:numPr>
          <w:ilvl w:val="0"/>
          <w:numId w:val="7"/>
        </w:numPr>
        <w:rPr>
          <w:rFonts w:ascii="Arial" w:hAnsi="Arial" w:cs="Arial"/>
        </w:rPr>
      </w:pPr>
      <w:r>
        <w:rPr>
          <w:rFonts w:ascii="Arial" w:hAnsi="Arial" w:cs="Arial"/>
        </w:rPr>
        <w:t>Click Execute</w:t>
      </w:r>
      <w:r w:rsidR="00813129">
        <w:rPr>
          <w:rFonts w:ascii="Arial" w:hAnsi="Arial" w:cs="Arial"/>
        </w:rPr>
        <w:t>.</w:t>
      </w:r>
    </w:p>
    <w:p w14:paraId="275601BC" w14:textId="77777777" w:rsidR="00DF6C2C" w:rsidRDefault="00DF6C2C" w:rsidP="00DF6C2C">
      <w:pPr>
        <w:spacing w:after="200" w:line="276" w:lineRule="auto"/>
        <w:rPr>
          <w:rFonts w:ascii="Arial" w:hAnsi="Arial" w:cs="Arial"/>
        </w:rPr>
      </w:pPr>
    </w:p>
    <w:p w14:paraId="298D43D1" w14:textId="77777777" w:rsidR="00DF6C2C" w:rsidRDefault="00DF6C2C" w:rsidP="00DF6C2C">
      <w:pPr>
        <w:spacing w:after="200" w:line="276" w:lineRule="auto"/>
        <w:jc w:val="center"/>
        <w:rPr>
          <w:rFonts w:ascii="Arial" w:hAnsi="Arial" w:cs="Arial"/>
        </w:rPr>
      </w:pPr>
      <w:r>
        <w:rPr>
          <w:rFonts w:ascii="Arial" w:hAnsi="Arial" w:cs="Arial"/>
          <w:noProof/>
        </w:rPr>
        <w:drawing>
          <wp:inline distT="0" distB="0" distL="0" distR="0" wp14:anchorId="2D055F2A" wp14:editId="70021957">
            <wp:extent cx="2976664" cy="2610782"/>
            <wp:effectExtent l="0" t="0" r="0" b="0"/>
            <wp:docPr id="65" name="Picture 65" descr="rattle menu selection for Benford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rattle menu selection for Benford analysi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81142" cy="2614709"/>
                    </a:xfrm>
                    <a:prstGeom prst="rect">
                      <a:avLst/>
                    </a:prstGeom>
                    <a:noFill/>
                    <a:ln>
                      <a:noFill/>
                    </a:ln>
                  </pic:spPr>
                </pic:pic>
              </a:graphicData>
            </a:graphic>
          </wp:inline>
        </w:drawing>
      </w:r>
    </w:p>
    <w:p w14:paraId="2B6F7D72" w14:textId="1DC34932" w:rsidR="00DF6C2C" w:rsidRDefault="00DF6C2C" w:rsidP="00DF6C2C">
      <w:pPr>
        <w:spacing w:after="200" w:line="276" w:lineRule="auto"/>
        <w:rPr>
          <w:rFonts w:ascii="Arial" w:hAnsi="Arial" w:cs="Arial"/>
        </w:rPr>
      </w:pPr>
      <w:r>
        <w:rPr>
          <w:rFonts w:ascii="Arial" w:hAnsi="Arial" w:cs="Arial"/>
        </w:rPr>
        <w:t xml:space="preserve">The Benford line is the expected frequency of the first digit of </w:t>
      </w:r>
      <w:r w:rsidR="003007DB">
        <w:rPr>
          <w:rFonts w:ascii="Arial" w:hAnsi="Arial" w:cs="Arial"/>
        </w:rPr>
        <w:t>taxpayers’</w:t>
      </w:r>
      <w:r>
        <w:rPr>
          <w:rFonts w:ascii="Arial" w:hAnsi="Arial" w:cs="Arial"/>
        </w:rPr>
        <w:t xml:space="preserve"> income. The All line is the frequency of the first digit of all tax returns filed for 2</w:t>
      </w:r>
      <w:r w:rsidR="003100E3">
        <w:rPr>
          <w:rFonts w:ascii="Arial" w:hAnsi="Arial" w:cs="Arial"/>
        </w:rPr>
        <w:t>,</w:t>
      </w:r>
      <w:r>
        <w:rPr>
          <w:rFonts w:ascii="Arial" w:hAnsi="Arial" w:cs="Arial"/>
        </w:rPr>
        <w:t xml:space="preserve">000 people. The 1 line is the frequency of first digits of income for </w:t>
      </w:r>
      <w:r w:rsidR="003007DB">
        <w:rPr>
          <w:rFonts w:ascii="Arial" w:hAnsi="Arial" w:cs="Arial"/>
        </w:rPr>
        <w:t>taxpayers</w:t>
      </w:r>
      <w:r>
        <w:rPr>
          <w:rFonts w:ascii="Arial" w:hAnsi="Arial" w:cs="Arial"/>
        </w:rPr>
        <w:t xml:space="preserve"> who were asked to fix their tax returns. The 0 line is those </w:t>
      </w:r>
      <w:r w:rsidR="003007DB">
        <w:rPr>
          <w:rFonts w:ascii="Arial" w:hAnsi="Arial" w:cs="Arial"/>
        </w:rPr>
        <w:t>taxpayers</w:t>
      </w:r>
      <w:r>
        <w:rPr>
          <w:rFonts w:ascii="Arial" w:hAnsi="Arial" w:cs="Arial"/>
        </w:rPr>
        <w:t xml:space="preserve"> were not asked to fix tax returns. The 1 line departs significantly from the Benford line.</w:t>
      </w:r>
    </w:p>
    <w:p w14:paraId="6F2C540E" w14:textId="77777777" w:rsidR="00DF6C2C" w:rsidRDefault="00DF6C2C" w:rsidP="00DF6C2C">
      <w:pPr>
        <w:rPr>
          <w:rFonts w:ascii="Arial" w:hAnsi="Arial" w:cs="Arial"/>
        </w:rPr>
      </w:pPr>
    </w:p>
    <w:p w14:paraId="12A18E88" w14:textId="77777777" w:rsidR="00DF6C2C" w:rsidRPr="009B1209" w:rsidRDefault="00DF6C2C" w:rsidP="00DF6C2C">
      <w:pPr>
        <w:jc w:val="center"/>
        <w:rPr>
          <w:rFonts w:ascii="Arial" w:hAnsi="Arial" w:cs="Arial"/>
        </w:rPr>
      </w:pPr>
      <w:r>
        <w:rPr>
          <w:rFonts w:ascii="Arial" w:hAnsi="Arial" w:cs="Arial"/>
          <w:noProof/>
        </w:rPr>
        <w:lastRenderedPageBreak/>
        <w:drawing>
          <wp:inline distT="0" distB="0" distL="0" distR="0" wp14:anchorId="791A218B" wp14:editId="5063D2E9">
            <wp:extent cx="3074895" cy="3175420"/>
            <wp:effectExtent l="0" t="0" r="0" b="6350"/>
            <wp:docPr id="66" name="Picture 66" descr="Output of Benford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Output of Benford curv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10872" cy="3212573"/>
                    </a:xfrm>
                    <a:prstGeom prst="rect">
                      <a:avLst/>
                    </a:prstGeom>
                    <a:noFill/>
                    <a:ln>
                      <a:noFill/>
                    </a:ln>
                  </pic:spPr>
                </pic:pic>
              </a:graphicData>
            </a:graphic>
          </wp:inline>
        </w:drawing>
      </w:r>
    </w:p>
    <w:p w14:paraId="5AE5AB2E" w14:textId="77777777" w:rsidR="00DF6C2C" w:rsidRPr="003B07CF" w:rsidRDefault="00DF6C2C" w:rsidP="00DF6C2C">
      <w:pPr>
        <w:rPr>
          <w:rFonts w:ascii="Arial" w:hAnsi="Arial" w:cs="Arial"/>
        </w:rPr>
      </w:pPr>
    </w:p>
    <w:p w14:paraId="37E4F142" w14:textId="77777777" w:rsidR="00DF6C2C" w:rsidRDefault="00DF6C2C" w:rsidP="00DF6C2C">
      <w:pPr>
        <w:rPr>
          <w:rFonts w:ascii="Arial" w:hAnsi="Arial" w:cs="Arial"/>
          <w:b/>
        </w:rPr>
      </w:pPr>
    </w:p>
    <w:p w14:paraId="650839E1" w14:textId="250441C9" w:rsidR="00DF6C2C" w:rsidRDefault="00DF6C2C" w:rsidP="00DF6C2C">
      <w:pPr>
        <w:rPr>
          <w:rFonts w:ascii="Arial" w:hAnsi="Arial" w:cs="Arial"/>
        </w:rPr>
      </w:pPr>
      <w:r w:rsidRPr="0056450B">
        <w:rPr>
          <w:rFonts w:ascii="Arial" w:hAnsi="Arial" w:cs="Arial"/>
        </w:rPr>
        <w:t>To get</w:t>
      </w:r>
      <w:r>
        <w:rPr>
          <w:rFonts w:ascii="Arial" w:hAnsi="Arial" w:cs="Arial"/>
        </w:rPr>
        <w:t xml:space="preserve"> a sense of whether men or women income taxpayers are different:</w:t>
      </w:r>
    </w:p>
    <w:p w14:paraId="07A162D4" w14:textId="77777777" w:rsidR="00DF6C2C" w:rsidRDefault="00DF6C2C" w:rsidP="00DF6C2C">
      <w:pPr>
        <w:rPr>
          <w:rFonts w:ascii="Arial" w:hAnsi="Arial" w:cs="Arial"/>
        </w:rPr>
      </w:pPr>
    </w:p>
    <w:p w14:paraId="55591CAE" w14:textId="711214E0" w:rsidR="00DF6C2C" w:rsidRDefault="00DF6C2C" w:rsidP="006F03E5">
      <w:pPr>
        <w:pStyle w:val="ListParagraph"/>
        <w:numPr>
          <w:ilvl w:val="0"/>
          <w:numId w:val="10"/>
        </w:numPr>
        <w:rPr>
          <w:rFonts w:ascii="Arial" w:hAnsi="Arial" w:cs="Arial"/>
        </w:rPr>
      </w:pPr>
      <w:r>
        <w:rPr>
          <w:rFonts w:ascii="Arial" w:hAnsi="Arial" w:cs="Arial"/>
        </w:rPr>
        <w:t>Click on the Explore tab</w:t>
      </w:r>
      <w:r w:rsidR="00813129">
        <w:rPr>
          <w:rFonts w:ascii="Arial" w:hAnsi="Arial" w:cs="Arial"/>
        </w:rPr>
        <w:t>.</w:t>
      </w:r>
    </w:p>
    <w:p w14:paraId="56AE2BDB" w14:textId="4D06655B" w:rsidR="00DF6C2C" w:rsidRDefault="00DF6C2C" w:rsidP="006F03E5">
      <w:pPr>
        <w:pStyle w:val="ListParagraph"/>
        <w:numPr>
          <w:ilvl w:val="0"/>
          <w:numId w:val="10"/>
        </w:numPr>
        <w:rPr>
          <w:rFonts w:ascii="Arial" w:hAnsi="Arial" w:cs="Arial"/>
        </w:rPr>
      </w:pPr>
      <w:r>
        <w:rPr>
          <w:rFonts w:ascii="Arial" w:hAnsi="Arial" w:cs="Arial"/>
        </w:rPr>
        <w:t>Click on the radio button Distributions</w:t>
      </w:r>
      <w:r w:rsidR="00813129">
        <w:rPr>
          <w:rFonts w:ascii="Arial" w:hAnsi="Arial" w:cs="Arial"/>
        </w:rPr>
        <w:t>.</w:t>
      </w:r>
    </w:p>
    <w:p w14:paraId="72D558EE" w14:textId="3C501AC3" w:rsidR="00DF6C2C" w:rsidRDefault="00DF6C2C" w:rsidP="006F03E5">
      <w:pPr>
        <w:pStyle w:val="ListParagraph"/>
        <w:numPr>
          <w:ilvl w:val="0"/>
          <w:numId w:val="10"/>
        </w:numPr>
        <w:rPr>
          <w:rFonts w:ascii="Arial" w:hAnsi="Arial" w:cs="Arial"/>
        </w:rPr>
      </w:pPr>
      <w:r>
        <w:rPr>
          <w:rFonts w:ascii="Arial" w:hAnsi="Arial" w:cs="Arial"/>
        </w:rPr>
        <w:t>For the Income variable, check Benford</w:t>
      </w:r>
      <w:r w:rsidR="00813129">
        <w:rPr>
          <w:rFonts w:ascii="Arial" w:hAnsi="Arial" w:cs="Arial"/>
        </w:rPr>
        <w:t>.</w:t>
      </w:r>
    </w:p>
    <w:p w14:paraId="7DC1A3A2" w14:textId="50B8575B" w:rsidR="00DF6C2C" w:rsidRDefault="00DF6C2C" w:rsidP="006F03E5">
      <w:pPr>
        <w:pStyle w:val="ListParagraph"/>
        <w:numPr>
          <w:ilvl w:val="0"/>
          <w:numId w:val="10"/>
        </w:numPr>
        <w:rPr>
          <w:rFonts w:ascii="Arial" w:hAnsi="Arial" w:cs="Arial"/>
        </w:rPr>
      </w:pPr>
      <w:r>
        <w:rPr>
          <w:rFonts w:ascii="Arial" w:hAnsi="Arial" w:cs="Arial"/>
        </w:rPr>
        <w:t xml:space="preserve">In the Group </w:t>
      </w:r>
      <w:proofErr w:type="gramStart"/>
      <w:r>
        <w:rPr>
          <w:rFonts w:ascii="Arial" w:hAnsi="Arial" w:cs="Arial"/>
        </w:rPr>
        <w:t>By:,</w:t>
      </w:r>
      <w:proofErr w:type="gramEnd"/>
      <w:r>
        <w:rPr>
          <w:rFonts w:ascii="Arial" w:hAnsi="Arial" w:cs="Arial"/>
        </w:rPr>
        <w:t xml:space="preserve"> use the drop down arrow and select Gender</w:t>
      </w:r>
      <w:r w:rsidR="00813129">
        <w:rPr>
          <w:rFonts w:ascii="Arial" w:hAnsi="Arial" w:cs="Arial"/>
        </w:rPr>
        <w:t>.</w:t>
      </w:r>
    </w:p>
    <w:p w14:paraId="08AF83C1" w14:textId="410D7A96" w:rsidR="00DF6C2C" w:rsidRDefault="00DF6C2C" w:rsidP="006F03E5">
      <w:pPr>
        <w:pStyle w:val="ListParagraph"/>
        <w:numPr>
          <w:ilvl w:val="0"/>
          <w:numId w:val="10"/>
        </w:numPr>
        <w:rPr>
          <w:rFonts w:ascii="Arial" w:hAnsi="Arial" w:cs="Arial"/>
        </w:rPr>
      </w:pPr>
      <w:r>
        <w:rPr>
          <w:rFonts w:ascii="Arial" w:hAnsi="Arial" w:cs="Arial"/>
        </w:rPr>
        <w:t>Click Execute</w:t>
      </w:r>
      <w:r w:rsidR="00813129">
        <w:rPr>
          <w:rFonts w:ascii="Arial" w:hAnsi="Arial" w:cs="Arial"/>
        </w:rPr>
        <w:t>.</w:t>
      </w:r>
    </w:p>
    <w:p w14:paraId="505E2701" w14:textId="77777777" w:rsidR="00DF6C2C" w:rsidRDefault="00DF6C2C" w:rsidP="00DF6C2C">
      <w:pPr>
        <w:rPr>
          <w:rFonts w:ascii="Arial" w:hAnsi="Arial" w:cs="Arial"/>
        </w:rPr>
      </w:pPr>
    </w:p>
    <w:p w14:paraId="470B2B6D" w14:textId="77777777" w:rsidR="00DF6C2C" w:rsidRPr="0056450B" w:rsidRDefault="00DF6C2C" w:rsidP="00DF6C2C">
      <w:pPr>
        <w:jc w:val="center"/>
        <w:rPr>
          <w:rFonts w:ascii="Arial" w:hAnsi="Arial" w:cs="Arial"/>
        </w:rPr>
      </w:pPr>
      <w:r>
        <w:rPr>
          <w:rFonts w:ascii="Arial" w:hAnsi="Arial" w:cs="Arial"/>
          <w:noProof/>
        </w:rPr>
        <w:drawing>
          <wp:inline distT="0" distB="0" distL="0" distR="0" wp14:anchorId="7C79BE5F" wp14:editId="78DA52B3">
            <wp:extent cx="3182209" cy="3280917"/>
            <wp:effectExtent l="0" t="0" r="0" b="0"/>
            <wp:docPr id="67" name="Picture 67" descr="Benford curve by g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Benford curve by gende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00509" cy="3299785"/>
                    </a:xfrm>
                    <a:prstGeom prst="rect">
                      <a:avLst/>
                    </a:prstGeom>
                    <a:noFill/>
                    <a:ln>
                      <a:noFill/>
                    </a:ln>
                  </pic:spPr>
                </pic:pic>
              </a:graphicData>
            </a:graphic>
          </wp:inline>
        </w:drawing>
      </w:r>
    </w:p>
    <w:p w14:paraId="128DDB2D" w14:textId="77777777" w:rsidR="00DF6C2C" w:rsidRDefault="00DF6C2C" w:rsidP="00DF6C2C">
      <w:pPr>
        <w:rPr>
          <w:rFonts w:ascii="Arial" w:hAnsi="Arial" w:cs="Arial"/>
          <w:b/>
        </w:rPr>
      </w:pPr>
    </w:p>
    <w:p w14:paraId="671E1A5F" w14:textId="77777777" w:rsidR="00DF6C2C" w:rsidRPr="00C029DB" w:rsidRDefault="00DF6C2C" w:rsidP="006F03E5">
      <w:pPr>
        <w:pStyle w:val="ListParagraph"/>
        <w:numPr>
          <w:ilvl w:val="0"/>
          <w:numId w:val="10"/>
        </w:numPr>
        <w:rPr>
          <w:rFonts w:ascii="Arial" w:hAnsi="Arial" w:cs="Arial"/>
        </w:rPr>
      </w:pPr>
      <w:r>
        <w:rPr>
          <w:rFonts w:ascii="Arial" w:hAnsi="Arial" w:cs="Arial"/>
        </w:rPr>
        <w:t>Are the incomes of men and women different</w:t>
      </w:r>
      <w:r w:rsidRPr="00C029DB">
        <w:rPr>
          <w:rFonts w:ascii="Arial" w:hAnsi="Arial" w:cs="Arial"/>
        </w:rPr>
        <w:t>?</w:t>
      </w:r>
    </w:p>
    <w:p w14:paraId="08E6A43A" w14:textId="77777777" w:rsidR="00DF6C2C" w:rsidRDefault="00DF6C2C" w:rsidP="00DF6C2C">
      <w:pPr>
        <w:rPr>
          <w:rFonts w:ascii="Arial" w:hAnsi="Arial" w:cs="Arial"/>
          <w:b/>
        </w:rPr>
      </w:pPr>
      <w:r>
        <w:rPr>
          <w:rFonts w:ascii="Arial" w:hAnsi="Arial" w:cs="Arial"/>
          <w:b/>
        </w:rPr>
        <w:lastRenderedPageBreak/>
        <w:t>Statistical Tests</w:t>
      </w:r>
    </w:p>
    <w:p w14:paraId="13370643" w14:textId="77777777" w:rsidR="00DF6C2C" w:rsidRDefault="00DF6C2C" w:rsidP="00DF6C2C">
      <w:pPr>
        <w:rPr>
          <w:rFonts w:ascii="Arial" w:hAnsi="Arial" w:cs="Arial"/>
          <w:b/>
        </w:rPr>
      </w:pPr>
    </w:p>
    <w:p w14:paraId="40F7ECDD" w14:textId="2F5C6FA5" w:rsidR="00DF6C2C" w:rsidRDefault="007E50A0" w:rsidP="00DF6C2C">
      <w:pPr>
        <w:rPr>
          <w:rFonts w:ascii="Arial" w:hAnsi="Arial" w:cs="Arial"/>
        </w:rPr>
      </w:pPr>
      <w:r>
        <w:rPr>
          <w:rFonts w:ascii="Arial" w:hAnsi="Arial" w:cs="Arial"/>
        </w:rPr>
        <w:t>Next</w:t>
      </w:r>
      <w:r w:rsidR="00DF6C2C">
        <w:rPr>
          <w:rFonts w:ascii="Arial" w:hAnsi="Arial" w:cs="Arial"/>
        </w:rPr>
        <w:t xml:space="preserve"> determine if the distribution of tax violators (coded as 1) were different from </w:t>
      </w:r>
      <w:proofErr w:type="spellStart"/>
      <w:r w:rsidR="00DF6C2C">
        <w:rPr>
          <w:rFonts w:ascii="Arial" w:hAnsi="Arial" w:cs="Arial"/>
        </w:rPr>
        <w:t>nonviolators</w:t>
      </w:r>
      <w:proofErr w:type="spellEnd"/>
      <w:r w:rsidR="00DF6C2C">
        <w:rPr>
          <w:rFonts w:ascii="Arial" w:hAnsi="Arial" w:cs="Arial"/>
        </w:rPr>
        <w:t xml:space="preserve">. </w:t>
      </w:r>
      <w:r>
        <w:rPr>
          <w:rFonts w:ascii="Arial" w:hAnsi="Arial" w:cs="Arial"/>
        </w:rPr>
        <w:t>T</w:t>
      </w:r>
      <w:r w:rsidR="00DF6C2C">
        <w:rPr>
          <w:rFonts w:ascii="Arial" w:hAnsi="Arial" w:cs="Arial"/>
        </w:rPr>
        <w:t>est the means of the two distributions to see if they are different.</w:t>
      </w:r>
    </w:p>
    <w:p w14:paraId="0246C0CB" w14:textId="77777777" w:rsidR="00DF6C2C" w:rsidRDefault="00DF6C2C" w:rsidP="00DF6C2C">
      <w:pPr>
        <w:rPr>
          <w:rFonts w:ascii="Arial" w:hAnsi="Arial" w:cs="Arial"/>
        </w:rPr>
      </w:pPr>
    </w:p>
    <w:p w14:paraId="6F5ECB70" w14:textId="52D7D6C0" w:rsidR="00DF6C2C" w:rsidRDefault="00DF6C2C" w:rsidP="006F03E5">
      <w:pPr>
        <w:pStyle w:val="ListParagraph"/>
        <w:numPr>
          <w:ilvl w:val="0"/>
          <w:numId w:val="9"/>
        </w:numPr>
        <w:rPr>
          <w:rFonts w:ascii="Arial" w:hAnsi="Arial" w:cs="Arial"/>
        </w:rPr>
      </w:pPr>
      <w:r>
        <w:rPr>
          <w:rFonts w:ascii="Arial" w:hAnsi="Arial" w:cs="Arial"/>
        </w:rPr>
        <w:t>Click on the tab Test</w:t>
      </w:r>
      <w:r w:rsidR="00813129">
        <w:rPr>
          <w:rFonts w:ascii="Arial" w:hAnsi="Arial" w:cs="Arial"/>
        </w:rPr>
        <w:t>.</w:t>
      </w:r>
    </w:p>
    <w:p w14:paraId="22AF8186" w14:textId="71703207" w:rsidR="00DF6C2C" w:rsidRDefault="00DF6C2C" w:rsidP="006F03E5">
      <w:pPr>
        <w:pStyle w:val="ListParagraph"/>
        <w:numPr>
          <w:ilvl w:val="0"/>
          <w:numId w:val="9"/>
        </w:numPr>
        <w:rPr>
          <w:rFonts w:ascii="Arial" w:hAnsi="Arial" w:cs="Arial"/>
        </w:rPr>
      </w:pPr>
      <w:r>
        <w:rPr>
          <w:rFonts w:ascii="Arial" w:hAnsi="Arial" w:cs="Arial"/>
        </w:rPr>
        <w:t>For Two-Sample Tests, click on the radio button T-test</w:t>
      </w:r>
      <w:r w:rsidR="00813129">
        <w:rPr>
          <w:rFonts w:ascii="Arial" w:hAnsi="Arial" w:cs="Arial"/>
        </w:rPr>
        <w:t>.</w:t>
      </w:r>
    </w:p>
    <w:p w14:paraId="4208C992" w14:textId="188AC7CB" w:rsidR="00DF6C2C" w:rsidRDefault="00DF6C2C" w:rsidP="006F03E5">
      <w:pPr>
        <w:pStyle w:val="ListParagraph"/>
        <w:numPr>
          <w:ilvl w:val="0"/>
          <w:numId w:val="9"/>
        </w:numPr>
        <w:rPr>
          <w:rFonts w:ascii="Arial" w:hAnsi="Arial" w:cs="Arial"/>
        </w:rPr>
      </w:pPr>
      <w:r>
        <w:rPr>
          <w:rFonts w:ascii="Arial" w:hAnsi="Arial" w:cs="Arial"/>
        </w:rPr>
        <w:t>For Sample 1, use the drop</w:t>
      </w:r>
      <w:r w:rsidR="00801000">
        <w:rPr>
          <w:rFonts w:ascii="Arial" w:hAnsi="Arial" w:cs="Arial"/>
        </w:rPr>
        <w:t>-</w:t>
      </w:r>
      <w:r>
        <w:rPr>
          <w:rFonts w:ascii="Arial" w:hAnsi="Arial" w:cs="Arial"/>
        </w:rPr>
        <w:t>down arrow to select Income</w:t>
      </w:r>
      <w:r w:rsidR="00813129">
        <w:rPr>
          <w:rFonts w:ascii="Arial" w:hAnsi="Arial" w:cs="Arial"/>
        </w:rPr>
        <w:t>.</w:t>
      </w:r>
    </w:p>
    <w:p w14:paraId="6629C259" w14:textId="2873924B" w:rsidR="00DF6C2C" w:rsidRDefault="00DF6C2C" w:rsidP="006F03E5">
      <w:pPr>
        <w:pStyle w:val="ListParagraph"/>
        <w:numPr>
          <w:ilvl w:val="0"/>
          <w:numId w:val="9"/>
        </w:numPr>
        <w:rPr>
          <w:rFonts w:ascii="Arial" w:hAnsi="Arial" w:cs="Arial"/>
        </w:rPr>
      </w:pPr>
      <w:r>
        <w:rPr>
          <w:rFonts w:ascii="Arial" w:hAnsi="Arial" w:cs="Arial"/>
        </w:rPr>
        <w:t>Click Execute</w:t>
      </w:r>
      <w:r w:rsidR="00813129">
        <w:rPr>
          <w:rFonts w:ascii="Arial" w:hAnsi="Arial" w:cs="Arial"/>
        </w:rPr>
        <w:t>.</w:t>
      </w:r>
    </w:p>
    <w:p w14:paraId="6B11C824" w14:textId="77777777" w:rsidR="00DF6C2C" w:rsidRDefault="00DF6C2C" w:rsidP="00DF6C2C">
      <w:pPr>
        <w:rPr>
          <w:rFonts w:ascii="Arial" w:hAnsi="Arial" w:cs="Arial"/>
        </w:rPr>
      </w:pPr>
    </w:p>
    <w:p w14:paraId="2437F7EE" w14:textId="77777777" w:rsidR="00DF6C2C" w:rsidRDefault="00DF6C2C" w:rsidP="00DF6C2C">
      <w:pPr>
        <w:rPr>
          <w:rFonts w:ascii="Arial" w:hAnsi="Arial" w:cs="Arial"/>
        </w:rPr>
      </w:pPr>
      <w:r>
        <w:rPr>
          <w:noProof/>
        </w:rPr>
        <w:drawing>
          <wp:inline distT="0" distB="0" distL="0" distR="0" wp14:anchorId="5E277459" wp14:editId="17088D24">
            <wp:extent cx="5486400" cy="3957955"/>
            <wp:effectExtent l="0" t="0" r="0" b="4445"/>
            <wp:docPr id="25" name="Picture 25" descr="Statistical test on incom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tatistical test on income data"/>
                    <pic:cNvPicPr/>
                  </pic:nvPicPr>
                  <pic:blipFill>
                    <a:blip r:embed="rId59"/>
                    <a:stretch>
                      <a:fillRect/>
                    </a:stretch>
                  </pic:blipFill>
                  <pic:spPr>
                    <a:xfrm>
                      <a:off x="0" y="0"/>
                      <a:ext cx="5486400" cy="3957955"/>
                    </a:xfrm>
                    <a:prstGeom prst="rect">
                      <a:avLst/>
                    </a:prstGeom>
                  </pic:spPr>
                </pic:pic>
              </a:graphicData>
            </a:graphic>
          </wp:inline>
        </w:drawing>
      </w:r>
    </w:p>
    <w:p w14:paraId="122F19D7" w14:textId="77777777" w:rsidR="00DF6C2C" w:rsidRDefault="00DF6C2C" w:rsidP="00DF6C2C">
      <w:pPr>
        <w:rPr>
          <w:rFonts w:ascii="Arial" w:hAnsi="Arial" w:cs="Arial"/>
        </w:rPr>
      </w:pPr>
    </w:p>
    <w:p w14:paraId="33FEFF4F" w14:textId="77777777" w:rsidR="00DF6C2C" w:rsidRDefault="00DF6C2C" w:rsidP="006F03E5">
      <w:pPr>
        <w:pStyle w:val="ListParagraph"/>
        <w:numPr>
          <w:ilvl w:val="0"/>
          <w:numId w:val="9"/>
        </w:numPr>
        <w:rPr>
          <w:rFonts w:ascii="Arial" w:hAnsi="Arial" w:cs="Arial"/>
        </w:rPr>
      </w:pPr>
      <w:r w:rsidRPr="00C029DB">
        <w:rPr>
          <w:rFonts w:ascii="Arial" w:hAnsi="Arial" w:cs="Arial"/>
        </w:rPr>
        <w:t xml:space="preserve">The X observation is for those coded as 0 (did not commit fraud); Y observation for those coded 1 (did commit fraud). Look at the </w:t>
      </w:r>
      <w:r w:rsidRPr="007F7CA7">
        <w:rPr>
          <w:rFonts w:ascii="Arial" w:hAnsi="Arial" w:cs="Arial"/>
          <w:i/>
          <w:iCs/>
        </w:rPr>
        <w:t>p</w:t>
      </w:r>
      <w:r w:rsidRPr="00C029DB">
        <w:rPr>
          <w:rFonts w:ascii="Arial" w:hAnsi="Arial" w:cs="Arial"/>
        </w:rPr>
        <w:t>-value for the test. Are the two groups different?</w:t>
      </w:r>
    </w:p>
    <w:p w14:paraId="58954800" w14:textId="77777777" w:rsidR="00DF6C2C" w:rsidRDefault="00DF6C2C" w:rsidP="006F03E5">
      <w:pPr>
        <w:pStyle w:val="ListParagraph"/>
        <w:numPr>
          <w:ilvl w:val="0"/>
          <w:numId w:val="9"/>
        </w:numPr>
        <w:rPr>
          <w:rFonts w:ascii="Arial" w:hAnsi="Arial" w:cs="Arial"/>
        </w:rPr>
      </w:pPr>
      <w:r w:rsidRPr="00C029DB">
        <w:rPr>
          <w:rFonts w:ascii="Arial" w:hAnsi="Arial" w:cs="Arial"/>
        </w:rPr>
        <w:t xml:space="preserve">What is the average income for each group? </w:t>
      </w:r>
    </w:p>
    <w:p w14:paraId="71F7FAB8" w14:textId="77777777" w:rsidR="00DF6C2C" w:rsidRPr="00C029DB" w:rsidRDefault="00DF6C2C" w:rsidP="006F03E5">
      <w:pPr>
        <w:pStyle w:val="ListParagraph"/>
        <w:numPr>
          <w:ilvl w:val="0"/>
          <w:numId w:val="9"/>
        </w:numPr>
        <w:rPr>
          <w:rFonts w:ascii="Arial" w:hAnsi="Arial" w:cs="Arial"/>
        </w:rPr>
      </w:pPr>
      <w:r w:rsidRPr="00C029DB">
        <w:rPr>
          <w:rFonts w:ascii="Arial" w:hAnsi="Arial" w:cs="Arial"/>
        </w:rPr>
        <w:t>Which group appears to be misreporting their income more frequently? The higher or lower income group?</w:t>
      </w:r>
    </w:p>
    <w:p w14:paraId="515A5310" w14:textId="77777777" w:rsidR="00DF6C2C" w:rsidRDefault="00DF6C2C" w:rsidP="00DF6C2C">
      <w:pPr>
        <w:rPr>
          <w:rFonts w:ascii="Arial" w:hAnsi="Arial" w:cs="Arial"/>
        </w:rPr>
      </w:pPr>
    </w:p>
    <w:p w14:paraId="11316E26" w14:textId="77777777" w:rsidR="00DF6C2C" w:rsidRPr="002B0208" w:rsidRDefault="00DF6C2C" w:rsidP="00DF6C2C">
      <w:pPr>
        <w:rPr>
          <w:rFonts w:ascii="Arial" w:hAnsi="Arial" w:cs="Arial"/>
        </w:rPr>
      </w:pPr>
    </w:p>
    <w:p w14:paraId="305B5969" w14:textId="77777777" w:rsidR="00DF6C2C" w:rsidRDefault="00DF6C2C" w:rsidP="00DF6C2C">
      <w:pPr>
        <w:rPr>
          <w:rFonts w:ascii="Arial" w:hAnsi="Arial" w:cs="Arial"/>
          <w:b/>
        </w:rPr>
      </w:pPr>
    </w:p>
    <w:p w14:paraId="3B81CE10" w14:textId="77777777" w:rsidR="00DF6C2C" w:rsidRDefault="00DF6C2C" w:rsidP="00DF6C2C">
      <w:pPr>
        <w:rPr>
          <w:rFonts w:ascii="Arial" w:hAnsi="Arial" w:cs="Arial"/>
          <w:b/>
        </w:rPr>
      </w:pPr>
    </w:p>
    <w:p w14:paraId="7DCB0923" w14:textId="7C28EB79" w:rsidR="00DF6C2C" w:rsidRDefault="00DF6C2C" w:rsidP="00DF6C2C">
      <w:pPr>
        <w:spacing w:after="200" w:line="276" w:lineRule="auto"/>
        <w:rPr>
          <w:rFonts w:ascii="Arial" w:hAnsi="Arial" w:cs="Arial"/>
          <w:b/>
        </w:rPr>
      </w:pPr>
    </w:p>
    <w:sectPr w:rsidR="00DF6C2C" w:rsidSect="007F76F6">
      <w:footerReference w:type="even" r:id="rId60"/>
      <w:footerReference w:type="default" r:id="rId61"/>
      <w:footerReference w:type="first" r:id="rId62"/>
      <w:pgSz w:w="12240" w:h="15840"/>
      <w:pgMar w:top="1440" w:right="1800" w:bottom="1440" w:left="180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E350BC" w14:textId="77777777" w:rsidR="00630A18" w:rsidRDefault="00630A18" w:rsidP="00B00FC8">
      <w:r>
        <w:separator/>
      </w:r>
    </w:p>
  </w:endnote>
  <w:endnote w:type="continuationSeparator" w:id="0">
    <w:p w14:paraId="7E277A49" w14:textId="77777777" w:rsidR="00630A18" w:rsidRDefault="00630A18" w:rsidP="00B00F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FAEFB" w14:textId="77777777" w:rsidR="00ED769B" w:rsidRDefault="00ED769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0A8D3C2" w14:textId="77777777" w:rsidR="00ED769B" w:rsidRDefault="00ED769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FAE0F" w14:textId="45D4EAF5" w:rsidR="00ED769B" w:rsidRDefault="00ED769B" w:rsidP="00AF47C1">
    <w:pPr>
      <w:pStyle w:val="Footer"/>
      <w:rPr>
        <w:rFonts w:ascii="Arial" w:hAnsi="Arial" w:cs="Arial"/>
      </w:rPr>
    </w:pPr>
    <w:r>
      <w:rPr>
        <w:rFonts w:ascii="Arial" w:hAnsi="Arial" w:cs="Arial"/>
      </w:rPr>
      <w:t xml:space="preserve">Business Analytics – </w:t>
    </w:r>
    <w:r w:rsidR="00643DAA">
      <w:rPr>
        <w:rFonts w:ascii="Arial" w:hAnsi="Arial" w:cs="Arial"/>
      </w:rPr>
      <w:t>R: Regression Assumptions, Diagnostics, and Corrections</w:t>
    </w:r>
  </w:p>
  <w:p w14:paraId="0DB5458D" w14:textId="476274B0" w:rsidR="00ED769B" w:rsidRPr="003B5A0C" w:rsidRDefault="00ED769B" w:rsidP="00AF47C1">
    <w:pPr>
      <w:pStyle w:val="Footer"/>
      <w:ind w:right="360"/>
      <w:rPr>
        <w:rFonts w:ascii="Arial" w:hAnsi="Arial" w:cs="Arial"/>
      </w:rPr>
    </w:pPr>
    <w:r>
      <w:rPr>
        <w:rFonts w:ascii="Arial" w:hAnsi="Arial" w:cs="Arial"/>
      </w:rPr>
      <w:t>Copyright © Don Harter 2014-2021</w:t>
    </w:r>
    <w:r w:rsidRPr="003B5A0C">
      <w:rPr>
        <w:rFonts w:ascii="Arial" w:hAnsi="Arial" w:cs="Arial"/>
      </w:rPr>
      <w:tab/>
    </w:r>
    <w:r w:rsidRPr="003B5A0C">
      <w:rPr>
        <w:rFonts w:ascii="Arial" w:hAnsi="Arial" w:cs="Arial"/>
      </w:rPr>
      <w:tab/>
    </w:r>
    <w:r w:rsidRPr="003B5A0C">
      <w:rPr>
        <w:rStyle w:val="PageNumber"/>
        <w:rFonts w:ascii="Arial" w:hAnsi="Arial" w:cs="Arial"/>
      </w:rPr>
      <w:fldChar w:fldCharType="begin"/>
    </w:r>
    <w:r w:rsidRPr="003B5A0C">
      <w:rPr>
        <w:rStyle w:val="PageNumber"/>
        <w:rFonts w:ascii="Arial" w:hAnsi="Arial" w:cs="Arial"/>
      </w:rPr>
      <w:instrText xml:space="preserve"> PAGE </w:instrText>
    </w:r>
    <w:r w:rsidRPr="003B5A0C">
      <w:rPr>
        <w:rStyle w:val="PageNumber"/>
        <w:rFonts w:ascii="Arial" w:hAnsi="Arial" w:cs="Arial"/>
      </w:rPr>
      <w:fldChar w:fldCharType="separate"/>
    </w:r>
    <w:r>
      <w:rPr>
        <w:rStyle w:val="PageNumber"/>
        <w:rFonts w:ascii="Arial" w:hAnsi="Arial" w:cs="Arial"/>
        <w:noProof/>
      </w:rPr>
      <w:t>42</w:t>
    </w:r>
    <w:r w:rsidRPr="003B5A0C">
      <w:rPr>
        <w:rStyle w:val="PageNumber"/>
        <w:rFonts w:ascii="Arial" w:hAnsi="Arial" w:cs="Arial"/>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DAA31" w14:textId="77777777" w:rsidR="00ED769B" w:rsidRDefault="00ED769B" w:rsidP="00AF47C1">
    <w:pPr>
      <w:pStyle w:val="Footer"/>
      <w:rPr>
        <w:rFonts w:ascii="Arial" w:hAnsi="Arial" w:cs="Arial"/>
      </w:rPr>
    </w:pPr>
    <w:r>
      <w:rPr>
        <w:rFonts w:ascii="Arial" w:hAnsi="Arial" w:cs="Arial"/>
      </w:rPr>
      <w:t>Business Analytics – R: Intermediate</w:t>
    </w:r>
  </w:p>
  <w:p w14:paraId="65E6DDC2" w14:textId="037FD690" w:rsidR="00ED769B" w:rsidRPr="003B5A0C" w:rsidRDefault="00ED769B" w:rsidP="00AF47C1">
    <w:pPr>
      <w:pStyle w:val="Footer"/>
      <w:rPr>
        <w:rFonts w:ascii="Arial" w:hAnsi="Arial" w:cs="Arial"/>
      </w:rPr>
    </w:pPr>
    <w:r>
      <w:rPr>
        <w:rFonts w:ascii="Arial" w:hAnsi="Arial" w:cs="Arial"/>
      </w:rPr>
      <w:t>Copyright © Don Harter 2014-2021</w:t>
    </w:r>
    <w:r w:rsidRPr="003B5A0C">
      <w:rPr>
        <w:rFonts w:ascii="Arial" w:hAnsi="Arial" w:cs="Arial"/>
      </w:rPr>
      <w:tab/>
    </w:r>
    <w:r w:rsidRPr="003B5A0C">
      <w:rPr>
        <w:rFonts w:ascii="Arial" w:hAnsi="Arial" w:cs="Arial"/>
      </w:rPr>
      <w:tab/>
    </w:r>
    <w:r w:rsidRPr="003B5A0C">
      <w:rPr>
        <w:rStyle w:val="PageNumber"/>
        <w:rFonts w:ascii="Arial" w:hAnsi="Arial" w:cs="Arial"/>
      </w:rPr>
      <w:fldChar w:fldCharType="begin"/>
    </w:r>
    <w:r w:rsidRPr="003B5A0C">
      <w:rPr>
        <w:rStyle w:val="PageNumber"/>
        <w:rFonts w:ascii="Arial" w:hAnsi="Arial" w:cs="Arial"/>
      </w:rPr>
      <w:instrText xml:space="preserve"> PAGE </w:instrText>
    </w:r>
    <w:r w:rsidRPr="003B5A0C">
      <w:rPr>
        <w:rStyle w:val="PageNumber"/>
        <w:rFonts w:ascii="Arial" w:hAnsi="Arial" w:cs="Arial"/>
      </w:rPr>
      <w:fldChar w:fldCharType="separate"/>
    </w:r>
    <w:r>
      <w:rPr>
        <w:rStyle w:val="PageNumber"/>
        <w:rFonts w:ascii="Arial" w:hAnsi="Arial" w:cs="Arial"/>
        <w:noProof/>
      </w:rPr>
      <w:t>1</w:t>
    </w:r>
    <w:r w:rsidRPr="003B5A0C">
      <w:rPr>
        <w:rStyle w:val="PageNumber"/>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B70A3" w14:textId="77777777" w:rsidR="00630A18" w:rsidRDefault="00630A18" w:rsidP="00B00FC8">
      <w:r>
        <w:separator/>
      </w:r>
    </w:p>
  </w:footnote>
  <w:footnote w:type="continuationSeparator" w:id="0">
    <w:p w14:paraId="1F6EB02A" w14:textId="77777777" w:rsidR="00630A18" w:rsidRDefault="00630A18" w:rsidP="00B00F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94C2A"/>
    <w:multiLevelType w:val="hybridMultilevel"/>
    <w:tmpl w:val="945AE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EE5315"/>
    <w:multiLevelType w:val="hybridMultilevel"/>
    <w:tmpl w:val="2612D5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52046"/>
    <w:multiLevelType w:val="hybridMultilevel"/>
    <w:tmpl w:val="B882D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B268B2"/>
    <w:multiLevelType w:val="hybridMultilevel"/>
    <w:tmpl w:val="AE324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9248B9"/>
    <w:multiLevelType w:val="hybridMultilevel"/>
    <w:tmpl w:val="A4C2548E"/>
    <w:lvl w:ilvl="0" w:tplc="427AD70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B321FB"/>
    <w:multiLevelType w:val="hybridMultilevel"/>
    <w:tmpl w:val="292A9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BA0267"/>
    <w:multiLevelType w:val="hybridMultilevel"/>
    <w:tmpl w:val="1E224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EC49FA"/>
    <w:multiLevelType w:val="hybridMultilevel"/>
    <w:tmpl w:val="A800A4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6077B3"/>
    <w:multiLevelType w:val="hybridMultilevel"/>
    <w:tmpl w:val="22D01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676BA7"/>
    <w:multiLevelType w:val="hybridMultilevel"/>
    <w:tmpl w:val="292A9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A032FA"/>
    <w:multiLevelType w:val="hybridMultilevel"/>
    <w:tmpl w:val="AA4A6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BC7F82"/>
    <w:multiLevelType w:val="hybridMultilevel"/>
    <w:tmpl w:val="3094E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FF3006"/>
    <w:multiLevelType w:val="hybridMultilevel"/>
    <w:tmpl w:val="4448E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413540"/>
    <w:multiLevelType w:val="hybridMultilevel"/>
    <w:tmpl w:val="48462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D21BA5"/>
    <w:multiLevelType w:val="hybridMultilevel"/>
    <w:tmpl w:val="57140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534F44"/>
    <w:multiLevelType w:val="hybridMultilevel"/>
    <w:tmpl w:val="41D60390"/>
    <w:lvl w:ilvl="0" w:tplc="5836837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6C7E27"/>
    <w:multiLevelType w:val="hybridMultilevel"/>
    <w:tmpl w:val="D2D84F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172A82"/>
    <w:multiLevelType w:val="hybridMultilevel"/>
    <w:tmpl w:val="48462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2B5D60"/>
    <w:multiLevelType w:val="hybridMultilevel"/>
    <w:tmpl w:val="39E44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237A5E"/>
    <w:multiLevelType w:val="hybridMultilevel"/>
    <w:tmpl w:val="C8F03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25165C"/>
    <w:multiLevelType w:val="hybridMultilevel"/>
    <w:tmpl w:val="2612D5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956C93"/>
    <w:multiLevelType w:val="hybridMultilevel"/>
    <w:tmpl w:val="DBDE5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DB4A2E"/>
    <w:multiLevelType w:val="hybridMultilevel"/>
    <w:tmpl w:val="3094E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A11AEE"/>
    <w:multiLevelType w:val="hybridMultilevel"/>
    <w:tmpl w:val="DA347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FF13FB"/>
    <w:multiLevelType w:val="hybridMultilevel"/>
    <w:tmpl w:val="3094E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855A10"/>
    <w:multiLevelType w:val="hybridMultilevel"/>
    <w:tmpl w:val="C85AC6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67261E"/>
    <w:multiLevelType w:val="hybridMultilevel"/>
    <w:tmpl w:val="2C74C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C691F83"/>
    <w:multiLevelType w:val="hybridMultilevel"/>
    <w:tmpl w:val="CFDCC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3080481">
    <w:abstractNumId w:val="23"/>
  </w:num>
  <w:num w:numId="2" w16cid:durableId="1542399664">
    <w:abstractNumId w:val="13"/>
  </w:num>
  <w:num w:numId="3" w16cid:durableId="990712306">
    <w:abstractNumId w:val="14"/>
  </w:num>
  <w:num w:numId="4" w16cid:durableId="1000233429">
    <w:abstractNumId w:val="22"/>
  </w:num>
  <w:num w:numId="5" w16cid:durableId="576596314">
    <w:abstractNumId w:val="17"/>
  </w:num>
  <w:num w:numId="6" w16cid:durableId="2073769805">
    <w:abstractNumId w:val="15"/>
  </w:num>
  <w:num w:numId="7" w16cid:durableId="281771307">
    <w:abstractNumId w:val="19"/>
  </w:num>
  <w:num w:numId="8" w16cid:durableId="1573928860">
    <w:abstractNumId w:val="10"/>
  </w:num>
  <w:num w:numId="9" w16cid:durableId="1266577518">
    <w:abstractNumId w:val="0"/>
  </w:num>
  <w:num w:numId="10" w16cid:durableId="971521730">
    <w:abstractNumId w:val="2"/>
  </w:num>
  <w:num w:numId="11" w16cid:durableId="789855185">
    <w:abstractNumId w:val="16"/>
  </w:num>
  <w:num w:numId="12" w16cid:durableId="1968537064">
    <w:abstractNumId w:val="9"/>
  </w:num>
  <w:num w:numId="13" w16cid:durableId="1174688334">
    <w:abstractNumId w:val="7"/>
  </w:num>
  <w:num w:numId="14" w16cid:durableId="262341240">
    <w:abstractNumId w:val="18"/>
  </w:num>
  <w:num w:numId="15" w16cid:durableId="1407067613">
    <w:abstractNumId w:val="12"/>
  </w:num>
  <w:num w:numId="16" w16cid:durableId="1906254730">
    <w:abstractNumId w:val="21"/>
  </w:num>
  <w:num w:numId="17" w16cid:durableId="1049067087">
    <w:abstractNumId w:val="27"/>
  </w:num>
  <w:num w:numId="18" w16cid:durableId="2056344077">
    <w:abstractNumId w:val="24"/>
  </w:num>
  <w:num w:numId="19" w16cid:durableId="613707328">
    <w:abstractNumId w:val="8"/>
  </w:num>
  <w:num w:numId="20" w16cid:durableId="2001032252">
    <w:abstractNumId w:val="3"/>
  </w:num>
  <w:num w:numId="21" w16cid:durableId="56519453">
    <w:abstractNumId w:val="6"/>
  </w:num>
  <w:num w:numId="22" w16cid:durableId="855194045">
    <w:abstractNumId w:val="4"/>
  </w:num>
  <w:num w:numId="23" w16cid:durableId="537015044">
    <w:abstractNumId w:val="20"/>
  </w:num>
  <w:num w:numId="24" w16cid:durableId="225536285">
    <w:abstractNumId w:val="26"/>
  </w:num>
  <w:num w:numId="25" w16cid:durableId="1133249842">
    <w:abstractNumId w:val="25"/>
  </w:num>
  <w:num w:numId="26" w16cid:durableId="1054232821">
    <w:abstractNumId w:val="5"/>
  </w:num>
  <w:num w:numId="27" w16cid:durableId="66656879">
    <w:abstractNumId w:val="11"/>
  </w:num>
  <w:num w:numId="28" w16cid:durableId="387150859">
    <w:abstractNumId w:val="1"/>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im Tieng">
    <w15:presenceInfo w15:providerId="Windows Live" w15:userId="a18e8c40c138d8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E1F"/>
    <w:rsid w:val="000142ED"/>
    <w:rsid w:val="00015BE8"/>
    <w:rsid w:val="000319A2"/>
    <w:rsid w:val="000422DB"/>
    <w:rsid w:val="00042D88"/>
    <w:rsid w:val="0006097A"/>
    <w:rsid w:val="00060BA3"/>
    <w:rsid w:val="00061D51"/>
    <w:rsid w:val="000800C4"/>
    <w:rsid w:val="000815FD"/>
    <w:rsid w:val="000851B2"/>
    <w:rsid w:val="00095D76"/>
    <w:rsid w:val="000A04DD"/>
    <w:rsid w:val="000B4148"/>
    <w:rsid w:val="000B78B0"/>
    <w:rsid w:val="000B7DE2"/>
    <w:rsid w:val="000C1ECC"/>
    <w:rsid w:val="000D1FE2"/>
    <w:rsid w:val="000D3BAC"/>
    <w:rsid w:val="000D49EC"/>
    <w:rsid w:val="000E0371"/>
    <w:rsid w:val="000F2543"/>
    <w:rsid w:val="000F5D3F"/>
    <w:rsid w:val="00102968"/>
    <w:rsid w:val="00107A03"/>
    <w:rsid w:val="00113B5B"/>
    <w:rsid w:val="001146B7"/>
    <w:rsid w:val="001201C2"/>
    <w:rsid w:val="00135187"/>
    <w:rsid w:val="001361A9"/>
    <w:rsid w:val="001409E7"/>
    <w:rsid w:val="00141355"/>
    <w:rsid w:val="00143FA0"/>
    <w:rsid w:val="001513F9"/>
    <w:rsid w:val="001605EA"/>
    <w:rsid w:val="00161CAA"/>
    <w:rsid w:val="00163695"/>
    <w:rsid w:val="001821A6"/>
    <w:rsid w:val="00182CEC"/>
    <w:rsid w:val="00192BA4"/>
    <w:rsid w:val="00195EC9"/>
    <w:rsid w:val="001B4799"/>
    <w:rsid w:val="001B6B74"/>
    <w:rsid w:val="001D48E6"/>
    <w:rsid w:val="001D797E"/>
    <w:rsid w:val="001E09FD"/>
    <w:rsid w:val="001E74A1"/>
    <w:rsid w:val="001F77DE"/>
    <w:rsid w:val="00204D0D"/>
    <w:rsid w:val="002101C3"/>
    <w:rsid w:val="0021636C"/>
    <w:rsid w:val="00230AFA"/>
    <w:rsid w:val="00233D3A"/>
    <w:rsid w:val="00234E0F"/>
    <w:rsid w:val="00234E88"/>
    <w:rsid w:val="002359FB"/>
    <w:rsid w:val="0024525B"/>
    <w:rsid w:val="00250B9E"/>
    <w:rsid w:val="00251A98"/>
    <w:rsid w:val="00251FFD"/>
    <w:rsid w:val="00260A48"/>
    <w:rsid w:val="002615DF"/>
    <w:rsid w:val="0027009C"/>
    <w:rsid w:val="00274BAD"/>
    <w:rsid w:val="00276521"/>
    <w:rsid w:val="00276BF3"/>
    <w:rsid w:val="00286A37"/>
    <w:rsid w:val="002A7256"/>
    <w:rsid w:val="002A7627"/>
    <w:rsid w:val="002B0208"/>
    <w:rsid w:val="002D28BB"/>
    <w:rsid w:val="002E42A8"/>
    <w:rsid w:val="002E683C"/>
    <w:rsid w:val="002E6CD1"/>
    <w:rsid w:val="003007DB"/>
    <w:rsid w:val="0030126D"/>
    <w:rsid w:val="003072B4"/>
    <w:rsid w:val="003100E3"/>
    <w:rsid w:val="0031360C"/>
    <w:rsid w:val="00313DE6"/>
    <w:rsid w:val="003142D3"/>
    <w:rsid w:val="003246C8"/>
    <w:rsid w:val="003255FD"/>
    <w:rsid w:val="00334E45"/>
    <w:rsid w:val="003369FD"/>
    <w:rsid w:val="003432F0"/>
    <w:rsid w:val="00344CA5"/>
    <w:rsid w:val="003529AB"/>
    <w:rsid w:val="00357A4B"/>
    <w:rsid w:val="00357DD3"/>
    <w:rsid w:val="003708A1"/>
    <w:rsid w:val="0038110F"/>
    <w:rsid w:val="0038350D"/>
    <w:rsid w:val="0039524E"/>
    <w:rsid w:val="003B07CF"/>
    <w:rsid w:val="003B31E9"/>
    <w:rsid w:val="003B468D"/>
    <w:rsid w:val="003C1E39"/>
    <w:rsid w:val="003D2B10"/>
    <w:rsid w:val="003D6B1C"/>
    <w:rsid w:val="003E6654"/>
    <w:rsid w:val="003F2BF5"/>
    <w:rsid w:val="003F3AD2"/>
    <w:rsid w:val="003F64A3"/>
    <w:rsid w:val="00402620"/>
    <w:rsid w:val="00406B81"/>
    <w:rsid w:val="0041049A"/>
    <w:rsid w:val="00411C43"/>
    <w:rsid w:val="00414B24"/>
    <w:rsid w:val="004156C7"/>
    <w:rsid w:val="00423116"/>
    <w:rsid w:val="004339B4"/>
    <w:rsid w:val="00455773"/>
    <w:rsid w:val="004801AA"/>
    <w:rsid w:val="00483597"/>
    <w:rsid w:val="00492CEF"/>
    <w:rsid w:val="004A21E7"/>
    <w:rsid w:val="004A4D92"/>
    <w:rsid w:val="004C121B"/>
    <w:rsid w:val="004D0C8D"/>
    <w:rsid w:val="004E272E"/>
    <w:rsid w:val="004E6EDB"/>
    <w:rsid w:val="004F6C7A"/>
    <w:rsid w:val="004F7D2A"/>
    <w:rsid w:val="0050710E"/>
    <w:rsid w:val="00510131"/>
    <w:rsid w:val="00514C72"/>
    <w:rsid w:val="005268CE"/>
    <w:rsid w:val="005552BB"/>
    <w:rsid w:val="00556D73"/>
    <w:rsid w:val="0056450B"/>
    <w:rsid w:val="00570639"/>
    <w:rsid w:val="00571DC4"/>
    <w:rsid w:val="00576A25"/>
    <w:rsid w:val="005860DB"/>
    <w:rsid w:val="005930B3"/>
    <w:rsid w:val="00594A4F"/>
    <w:rsid w:val="00596AA4"/>
    <w:rsid w:val="00597C47"/>
    <w:rsid w:val="00597F89"/>
    <w:rsid w:val="005A5AE4"/>
    <w:rsid w:val="005A5B25"/>
    <w:rsid w:val="005B114A"/>
    <w:rsid w:val="005B1FE1"/>
    <w:rsid w:val="005B7E3C"/>
    <w:rsid w:val="005C3A32"/>
    <w:rsid w:val="005D7478"/>
    <w:rsid w:val="005F04BE"/>
    <w:rsid w:val="00601D67"/>
    <w:rsid w:val="00603395"/>
    <w:rsid w:val="0062177C"/>
    <w:rsid w:val="00622B71"/>
    <w:rsid w:val="00627626"/>
    <w:rsid w:val="00630548"/>
    <w:rsid w:val="00630A18"/>
    <w:rsid w:val="00632B94"/>
    <w:rsid w:val="00640D6F"/>
    <w:rsid w:val="00643DAA"/>
    <w:rsid w:val="006444F4"/>
    <w:rsid w:val="00647FA6"/>
    <w:rsid w:val="0066029B"/>
    <w:rsid w:val="00673111"/>
    <w:rsid w:val="00696734"/>
    <w:rsid w:val="006A30C0"/>
    <w:rsid w:val="006A7428"/>
    <w:rsid w:val="006A7CBF"/>
    <w:rsid w:val="006B05CF"/>
    <w:rsid w:val="006B2DD6"/>
    <w:rsid w:val="006B575E"/>
    <w:rsid w:val="006C3C3F"/>
    <w:rsid w:val="006C4C20"/>
    <w:rsid w:val="006C4C7B"/>
    <w:rsid w:val="006C5974"/>
    <w:rsid w:val="006C63D1"/>
    <w:rsid w:val="006D1BB0"/>
    <w:rsid w:val="006D2777"/>
    <w:rsid w:val="006F03E5"/>
    <w:rsid w:val="00710AAA"/>
    <w:rsid w:val="007130AC"/>
    <w:rsid w:val="00713ECF"/>
    <w:rsid w:val="00715B97"/>
    <w:rsid w:val="00734C61"/>
    <w:rsid w:val="0073708F"/>
    <w:rsid w:val="007415FA"/>
    <w:rsid w:val="007424FC"/>
    <w:rsid w:val="00756BA2"/>
    <w:rsid w:val="007572B6"/>
    <w:rsid w:val="007673D6"/>
    <w:rsid w:val="00767EBF"/>
    <w:rsid w:val="007706F5"/>
    <w:rsid w:val="00773282"/>
    <w:rsid w:val="007744AD"/>
    <w:rsid w:val="007763F5"/>
    <w:rsid w:val="00781298"/>
    <w:rsid w:val="00793C96"/>
    <w:rsid w:val="0079459B"/>
    <w:rsid w:val="007A775E"/>
    <w:rsid w:val="007C0E56"/>
    <w:rsid w:val="007C1AF9"/>
    <w:rsid w:val="007C7A93"/>
    <w:rsid w:val="007D3269"/>
    <w:rsid w:val="007D743D"/>
    <w:rsid w:val="007E32AC"/>
    <w:rsid w:val="007E50A0"/>
    <w:rsid w:val="007F0BB5"/>
    <w:rsid w:val="007F1D90"/>
    <w:rsid w:val="007F76F6"/>
    <w:rsid w:val="007F7CA7"/>
    <w:rsid w:val="00801000"/>
    <w:rsid w:val="00805B9D"/>
    <w:rsid w:val="00813129"/>
    <w:rsid w:val="00813C63"/>
    <w:rsid w:val="00822EC9"/>
    <w:rsid w:val="008255B4"/>
    <w:rsid w:val="00827F73"/>
    <w:rsid w:val="00834509"/>
    <w:rsid w:val="00840B28"/>
    <w:rsid w:val="00844671"/>
    <w:rsid w:val="00852571"/>
    <w:rsid w:val="00852729"/>
    <w:rsid w:val="00853DD8"/>
    <w:rsid w:val="0085596B"/>
    <w:rsid w:val="00856D74"/>
    <w:rsid w:val="008A64EA"/>
    <w:rsid w:val="008A6A90"/>
    <w:rsid w:val="008C2949"/>
    <w:rsid w:val="008C3466"/>
    <w:rsid w:val="008D6F93"/>
    <w:rsid w:val="008E071D"/>
    <w:rsid w:val="008E2AF9"/>
    <w:rsid w:val="008E3C56"/>
    <w:rsid w:val="008E6286"/>
    <w:rsid w:val="008F2D28"/>
    <w:rsid w:val="00905383"/>
    <w:rsid w:val="009068F3"/>
    <w:rsid w:val="009217B7"/>
    <w:rsid w:val="00930E40"/>
    <w:rsid w:val="00936FF2"/>
    <w:rsid w:val="00937426"/>
    <w:rsid w:val="00943626"/>
    <w:rsid w:val="00946880"/>
    <w:rsid w:val="009469F8"/>
    <w:rsid w:val="00947449"/>
    <w:rsid w:val="0096144F"/>
    <w:rsid w:val="00983192"/>
    <w:rsid w:val="009834C0"/>
    <w:rsid w:val="00996BD7"/>
    <w:rsid w:val="009A298F"/>
    <w:rsid w:val="009A57EE"/>
    <w:rsid w:val="009A5E8B"/>
    <w:rsid w:val="009B0B06"/>
    <w:rsid w:val="009B1209"/>
    <w:rsid w:val="009B39D5"/>
    <w:rsid w:val="009B43C6"/>
    <w:rsid w:val="009B571C"/>
    <w:rsid w:val="009B7A11"/>
    <w:rsid w:val="009C4526"/>
    <w:rsid w:val="009E7988"/>
    <w:rsid w:val="009F5D32"/>
    <w:rsid w:val="00A02EF1"/>
    <w:rsid w:val="00A07A4F"/>
    <w:rsid w:val="00A1227C"/>
    <w:rsid w:val="00A12B21"/>
    <w:rsid w:val="00A15960"/>
    <w:rsid w:val="00A224B1"/>
    <w:rsid w:val="00A26035"/>
    <w:rsid w:val="00A305A9"/>
    <w:rsid w:val="00A43E51"/>
    <w:rsid w:val="00A65ECE"/>
    <w:rsid w:val="00A72376"/>
    <w:rsid w:val="00A740BD"/>
    <w:rsid w:val="00A7433B"/>
    <w:rsid w:val="00A74F4B"/>
    <w:rsid w:val="00A76E9B"/>
    <w:rsid w:val="00A85E4D"/>
    <w:rsid w:val="00AC09E1"/>
    <w:rsid w:val="00AC3E19"/>
    <w:rsid w:val="00AC7D57"/>
    <w:rsid w:val="00AD3A8A"/>
    <w:rsid w:val="00AF0C69"/>
    <w:rsid w:val="00AF29B2"/>
    <w:rsid w:val="00AF47C1"/>
    <w:rsid w:val="00AF7B84"/>
    <w:rsid w:val="00B00FC8"/>
    <w:rsid w:val="00B0224D"/>
    <w:rsid w:val="00B117D7"/>
    <w:rsid w:val="00B35198"/>
    <w:rsid w:val="00B41BC8"/>
    <w:rsid w:val="00B4573B"/>
    <w:rsid w:val="00B45F3C"/>
    <w:rsid w:val="00B54DF9"/>
    <w:rsid w:val="00B6226D"/>
    <w:rsid w:val="00B63175"/>
    <w:rsid w:val="00B72E46"/>
    <w:rsid w:val="00B74173"/>
    <w:rsid w:val="00B8592B"/>
    <w:rsid w:val="00BA1CF3"/>
    <w:rsid w:val="00BA25FA"/>
    <w:rsid w:val="00BA54F3"/>
    <w:rsid w:val="00BB05D1"/>
    <w:rsid w:val="00BB0E70"/>
    <w:rsid w:val="00BB540B"/>
    <w:rsid w:val="00BB5EEB"/>
    <w:rsid w:val="00BC08E2"/>
    <w:rsid w:val="00BD2D2B"/>
    <w:rsid w:val="00BD793C"/>
    <w:rsid w:val="00BE10C3"/>
    <w:rsid w:val="00BE4216"/>
    <w:rsid w:val="00BF1D22"/>
    <w:rsid w:val="00BF7B18"/>
    <w:rsid w:val="00BF7E99"/>
    <w:rsid w:val="00C029DB"/>
    <w:rsid w:val="00C07435"/>
    <w:rsid w:val="00C14558"/>
    <w:rsid w:val="00C26DDD"/>
    <w:rsid w:val="00C34462"/>
    <w:rsid w:val="00C34F2E"/>
    <w:rsid w:val="00C50ABD"/>
    <w:rsid w:val="00C528C3"/>
    <w:rsid w:val="00C60702"/>
    <w:rsid w:val="00C64ED7"/>
    <w:rsid w:val="00C70CDC"/>
    <w:rsid w:val="00C711BB"/>
    <w:rsid w:val="00C729E2"/>
    <w:rsid w:val="00C76765"/>
    <w:rsid w:val="00C873AE"/>
    <w:rsid w:val="00C918C0"/>
    <w:rsid w:val="00C96C81"/>
    <w:rsid w:val="00C9794E"/>
    <w:rsid w:val="00CA2FF6"/>
    <w:rsid w:val="00CB1EAE"/>
    <w:rsid w:val="00CB5595"/>
    <w:rsid w:val="00CB7457"/>
    <w:rsid w:val="00CC4083"/>
    <w:rsid w:val="00CC6D4A"/>
    <w:rsid w:val="00CD2444"/>
    <w:rsid w:val="00CD5B07"/>
    <w:rsid w:val="00CD72B9"/>
    <w:rsid w:val="00CD7E6B"/>
    <w:rsid w:val="00CE516A"/>
    <w:rsid w:val="00CE6F81"/>
    <w:rsid w:val="00CF0950"/>
    <w:rsid w:val="00CF5231"/>
    <w:rsid w:val="00CF73A1"/>
    <w:rsid w:val="00D02E1E"/>
    <w:rsid w:val="00D0521B"/>
    <w:rsid w:val="00D14805"/>
    <w:rsid w:val="00D30CEF"/>
    <w:rsid w:val="00D30DFA"/>
    <w:rsid w:val="00D325AD"/>
    <w:rsid w:val="00D427F7"/>
    <w:rsid w:val="00D45EDE"/>
    <w:rsid w:val="00D521D3"/>
    <w:rsid w:val="00D5314D"/>
    <w:rsid w:val="00D60F09"/>
    <w:rsid w:val="00D61DDF"/>
    <w:rsid w:val="00D7142D"/>
    <w:rsid w:val="00D71E29"/>
    <w:rsid w:val="00D71ED8"/>
    <w:rsid w:val="00D90EB9"/>
    <w:rsid w:val="00D9125E"/>
    <w:rsid w:val="00D92592"/>
    <w:rsid w:val="00D93048"/>
    <w:rsid w:val="00D93E72"/>
    <w:rsid w:val="00DB0128"/>
    <w:rsid w:val="00DB08F7"/>
    <w:rsid w:val="00DB212A"/>
    <w:rsid w:val="00DC2A3E"/>
    <w:rsid w:val="00DC6DCB"/>
    <w:rsid w:val="00DD6AD5"/>
    <w:rsid w:val="00DE52BF"/>
    <w:rsid w:val="00DF65BE"/>
    <w:rsid w:val="00DF6C2C"/>
    <w:rsid w:val="00E12D83"/>
    <w:rsid w:val="00E40DF1"/>
    <w:rsid w:val="00E43876"/>
    <w:rsid w:val="00E4499C"/>
    <w:rsid w:val="00E51B76"/>
    <w:rsid w:val="00E606D3"/>
    <w:rsid w:val="00E77399"/>
    <w:rsid w:val="00E87003"/>
    <w:rsid w:val="00E94D07"/>
    <w:rsid w:val="00E95CD8"/>
    <w:rsid w:val="00EA5F6B"/>
    <w:rsid w:val="00EB338D"/>
    <w:rsid w:val="00EB45DB"/>
    <w:rsid w:val="00EB5022"/>
    <w:rsid w:val="00EC0DAB"/>
    <w:rsid w:val="00ED769B"/>
    <w:rsid w:val="00EE32E4"/>
    <w:rsid w:val="00EF0E2C"/>
    <w:rsid w:val="00EF5D80"/>
    <w:rsid w:val="00EF6A82"/>
    <w:rsid w:val="00F01F45"/>
    <w:rsid w:val="00F043DC"/>
    <w:rsid w:val="00F07880"/>
    <w:rsid w:val="00F173AF"/>
    <w:rsid w:val="00F271EB"/>
    <w:rsid w:val="00F40840"/>
    <w:rsid w:val="00F40AD9"/>
    <w:rsid w:val="00F60695"/>
    <w:rsid w:val="00F73C90"/>
    <w:rsid w:val="00F74D79"/>
    <w:rsid w:val="00F97843"/>
    <w:rsid w:val="00FA6E1F"/>
    <w:rsid w:val="00FB15C1"/>
    <w:rsid w:val="00FB5679"/>
    <w:rsid w:val="00FC05DC"/>
    <w:rsid w:val="00FC385F"/>
    <w:rsid w:val="00FC63EF"/>
    <w:rsid w:val="00FD7CF8"/>
    <w:rsid w:val="00FE6B69"/>
    <w:rsid w:val="00FE7C2B"/>
    <w:rsid w:val="00FF57F6"/>
    <w:rsid w:val="00FF7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28BD7"/>
  <w15:docId w15:val="{87D23F38-F519-4101-AE7C-4AAC518BD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6E1F"/>
    <w:pPr>
      <w:spacing w:after="0" w:line="240" w:lineRule="auto"/>
    </w:pPr>
    <w:rPr>
      <w:rFonts w:ascii="Times New Roman" w:eastAsia="Times New Roman" w:hAnsi="Times New Roman" w:cs="Times New Roman"/>
      <w:sz w:val="20"/>
      <w:szCs w:val="20"/>
    </w:rPr>
  </w:style>
  <w:style w:type="paragraph" w:styleId="Heading2">
    <w:name w:val="heading 2"/>
    <w:basedOn w:val="Normal"/>
    <w:next w:val="Normal"/>
    <w:link w:val="Heading2Char"/>
    <w:qFormat/>
    <w:rsid w:val="00FA6E1F"/>
    <w:pPr>
      <w:keepNext/>
      <w:jc w:val="center"/>
      <w:outlineLvl w:val="1"/>
    </w:pPr>
    <w:rPr>
      <w:rFonts w:ascii="Arial" w:hAnsi="Arial"/>
      <w:sz w:val="24"/>
    </w:rPr>
  </w:style>
  <w:style w:type="paragraph" w:styleId="Heading3">
    <w:name w:val="heading 3"/>
    <w:basedOn w:val="Normal"/>
    <w:next w:val="Normal"/>
    <w:link w:val="Heading3Char"/>
    <w:qFormat/>
    <w:rsid w:val="00FA6E1F"/>
    <w:pPr>
      <w:keepNext/>
      <w:outlineLvl w:val="2"/>
    </w:pPr>
    <w:rPr>
      <w:rFonts w:ascii="Arial" w:hAnsi="Arial"/>
      <w:sz w:val="24"/>
    </w:rPr>
  </w:style>
  <w:style w:type="paragraph" w:styleId="Heading4">
    <w:name w:val="heading 4"/>
    <w:basedOn w:val="Normal"/>
    <w:next w:val="Normal"/>
    <w:link w:val="Heading4Char"/>
    <w:qFormat/>
    <w:rsid w:val="00FA6E1F"/>
    <w:pPr>
      <w:keepNext/>
      <w:ind w:left="360"/>
      <w:outlineLvl w:val="3"/>
    </w:pPr>
    <w:rPr>
      <w:rFonts w:ascii="Arial" w:hAnsi="Arial"/>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A6E1F"/>
    <w:rPr>
      <w:rFonts w:eastAsia="Times New Roman" w:cs="Times New Roman"/>
      <w:szCs w:val="20"/>
    </w:rPr>
  </w:style>
  <w:style w:type="character" w:customStyle="1" w:styleId="Heading3Char">
    <w:name w:val="Heading 3 Char"/>
    <w:basedOn w:val="DefaultParagraphFont"/>
    <w:link w:val="Heading3"/>
    <w:rsid w:val="00FA6E1F"/>
    <w:rPr>
      <w:rFonts w:eastAsia="Times New Roman" w:cs="Times New Roman"/>
      <w:szCs w:val="20"/>
    </w:rPr>
  </w:style>
  <w:style w:type="character" w:customStyle="1" w:styleId="Heading4Char">
    <w:name w:val="Heading 4 Char"/>
    <w:basedOn w:val="DefaultParagraphFont"/>
    <w:link w:val="Heading4"/>
    <w:rsid w:val="00FA6E1F"/>
    <w:rPr>
      <w:rFonts w:eastAsia="Times New Roman" w:cs="Times New Roman"/>
      <w:b/>
      <w:szCs w:val="20"/>
    </w:rPr>
  </w:style>
  <w:style w:type="paragraph" w:styleId="BodyText">
    <w:name w:val="Body Text"/>
    <w:basedOn w:val="Normal"/>
    <w:link w:val="BodyTextChar"/>
    <w:rsid w:val="00FA6E1F"/>
    <w:pPr>
      <w:jc w:val="both"/>
    </w:pPr>
    <w:rPr>
      <w:rFonts w:ascii="Arial" w:hAnsi="Arial"/>
      <w:sz w:val="24"/>
    </w:rPr>
  </w:style>
  <w:style w:type="character" w:customStyle="1" w:styleId="BodyTextChar">
    <w:name w:val="Body Text Char"/>
    <w:basedOn w:val="DefaultParagraphFont"/>
    <w:link w:val="BodyText"/>
    <w:rsid w:val="00FA6E1F"/>
    <w:rPr>
      <w:rFonts w:eastAsia="Times New Roman" w:cs="Times New Roman"/>
      <w:szCs w:val="20"/>
    </w:rPr>
  </w:style>
  <w:style w:type="paragraph" w:styleId="Footer">
    <w:name w:val="footer"/>
    <w:basedOn w:val="Normal"/>
    <w:link w:val="FooterChar"/>
    <w:rsid w:val="00FA6E1F"/>
    <w:pPr>
      <w:tabs>
        <w:tab w:val="center" w:pos="4320"/>
        <w:tab w:val="right" w:pos="8640"/>
      </w:tabs>
    </w:pPr>
  </w:style>
  <w:style w:type="character" w:customStyle="1" w:styleId="FooterChar">
    <w:name w:val="Footer Char"/>
    <w:basedOn w:val="DefaultParagraphFont"/>
    <w:link w:val="Footer"/>
    <w:rsid w:val="00FA6E1F"/>
    <w:rPr>
      <w:rFonts w:ascii="Times New Roman" w:eastAsia="Times New Roman" w:hAnsi="Times New Roman" w:cs="Times New Roman"/>
      <w:sz w:val="20"/>
      <w:szCs w:val="20"/>
    </w:rPr>
  </w:style>
  <w:style w:type="character" w:styleId="PageNumber">
    <w:name w:val="page number"/>
    <w:basedOn w:val="DefaultParagraphFont"/>
    <w:rsid w:val="00FA6E1F"/>
  </w:style>
  <w:style w:type="character" w:styleId="Hyperlink">
    <w:name w:val="Hyperlink"/>
    <w:basedOn w:val="DefaultParagraphFont"/>
    <w:rsid w:val="00FA6E1F"/>
    <w:rPr>
      <w:color w:val="0000FF"/>
      <w:u w:val="single"/>
    </w:rPr>
  </w:style>
  <w:style w:type="paragraph" w:styleId="ListParagraph">
    <w:name w:val="List Paragraph"/>
    <w:basedOn w:val="Normal"/>
    <w:uiPriority w:val="34"/>
    <w:qFormat/>
    <w:rsid w:val="00EF6A82"/>
    <w:pPr>
      <w:ind w:left="720"/>
      <w:contextualSpacing/>
    </w:pPr>
  </w:style>
  <w:style w:type="paragraph" w:styleId="Header">
    <w:name w:val="header"/>
    <w:basedOn w:val="Normal"/>
    <w:link w:val="HeaderChar"/>
    <w:uiPriority w:val="99"/>
    <w:unhideWhenUsed/>
    <w:rsid w:val="00B00FC8"/>
    <w:pPr>
      <w:tabs>
        <w:tab w:val="center" w:pos="4680"/>
        <w:tab w:val="right" w:pos="9360"/>
      </w:tabs>
    </w:pPr>
  </w:style>
  <w:style w:type="character" w:customStyle="1" w:styleId="HeaderChar">
    <w:name w:val="Header Char"/>
    <w:basedOn w:val="DefaultParagraphFont"/>
    <w:link w:val="Header"/>
    <w:uiPriority w:val="99"/>
    <w:rsid w:val="00B00FC8"/>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B4573B"/>
    <w:rPr>
      <w:color w:val="800080" w:themeColor="followedHyperlink"/>
      <w:u w:val="single"/>
    </w:rPr>
  </w:style>
  <w:style w:type="paragraph" w:styleId="BalloonText">
    <w:name w:val="Balloon Text"/>
    <w:basedOn w:val="Normal"/>
    <w:link w:val="BalloonTextChar"/>
    <w:uiPriority w:val="99"/>
    <w:semiHidden/>
    <w:unhideWhenUsed/>
    <w:rsid w:val="008E2AF9"/>
    <w:rPr>
      <w:rFonts w:ascii="Tahoma" w:hAnsi="Tahoma" w:cs="Tahoma"/>
      <w:sz w:val="16"/>
      <w:szCs w:val="16"/>
    </w:rPr>
  </w:style>
  <w:style w:type="character" w:customStyle="1" w:styleId="BalloonTextChar">
    <w:name w:val="Balloon Text Char"/>
    <w:basedOn w:val="DefaultParagraphFont"/>
    <w:link w:val="BalloonText"/>
    <w:uiPriority w:val="99"/>
    <w:semiHidden/>
    <w:rsid w:val="008E2AF9"/>
    <w:rPr>
      <w:rFonts w:ascii="Tahoma" w:eastAsia="Times New Roman" w:hAnsi="Tahoma" w:cs="Tahoma"/>
      <w:sz w:val="16"/>
      <w:szCs w:val="16"/>
    </w:rPr>
  </w:style>
  <w:style w:type="paragraph" w:styleId="NormalWeb">
    <w:name w:val="Normal (Web)"/>
    <w:basedOn w:val="Normal"/>
    <w:uiPriority w:val="99"/>
    <w:semiHidden/>
    <w:unhideWhenUsed/>
    <w:rsid w:val="0031360C"/>
    <w:pPr>
      <w:spacing w:before="100" w:beforeAutospacing="1" w:after="100" w:afterAutospacing="1"/>
    </w:pPr>
    <w:rPr>
      <w:rFonts w:eastAsiaTheme="minorHAnsi"/>
      <w:sz w:val="24"/>
      <w:szCs w:val="24"/>
    </w:rPr>
  </w:style>
  <w:style w:type="table" w:styleId="TableGrid">
    <w:name w:val="Table Grid"/>
    <w:basedOn w:val="TableNormal"/>
    <w:uiPriority w:val="59"/>
    <w:rsid w:val="00A74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
    <w:name w:val="st"/>
    <w:basedOn w:val="DefaultParagraphFont"/>
    <w:rsid w:val="00597C47"/>
  </w:style>
  <w:style w:type="character" w:styleId="Emphasis">
    <w:name w:val="Emphasis"/>
    <w:basedOn w:val="DefaultParagraphFont"/>
    <w:uiPriority w:val="20"/>
    <w:qFormat/>
    <w:rsid w:val="00597C47"/>
    <w:rPr>
      <w:i/>
      <w:iCs/>
    </w:rPr>
  </w:style>
  <w:style w:type="character" w:styleId="HTMLCite">
    <w:name w:val="HTML Cite"/>
    <w:basedOn w:val="DefaultParagraphFont"/>
    <w:uiPriority w:val="99"/>
    <w:semiHidden/>
    <w:unhideWhenUsed/>
    <w:rsid w:val="00EF0E2C"/>
    <w:rPr>
      <w:i/>
      <w:iCs/>
    </w:rPr>
  </w:style>
  <w:style w:type="paragraph" w:styleId="Revision">
    <w:name w:val="Revision"/>
    <w:hidden/>
    <w:uiPriority w:val="99"/>
    <w:semiHidden/>
    <w:rsid w:val="004F6C7A"/>
    <w:pPr>
      <w:spacing w:after="0" w:line="240" w:lineRule="auto"/>
    </w:pPr>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sid w:val="008F2D28"/>
    <w:rPr>
      <w:sz w:val="16"/>
      <w:szCs w:val="16"/>
    </w:rPr>
  </w:style>
  <w:style w:type="paragraph" w:styleId="CommentText">
    <w:name w:val="annotation text"/>
    <w:basedOn w:val="Normal"/>
    <w:link w:val="CommentTextChar"/>
    <w:uiPriority w:val="99"/>
    <w:semiHidden/>
    <w:unhideWhenUsed/>
    <w:rsid w:val="008F2D28"/>
  </w:style>
  <w:style w:type="character" w:customStyle="1" w:styleId="CommentTextChar">
    <w:name w:val="Comment Text Char"/>
    <w:basedOn w:val="DefaultParagraphFont"/>
    <w:link w:val="CommentText"/>
    <w:uiPriority w:val="99"/>
    <w:semiHidden/>
    <w:rsid w:val="008F2D2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F2D28"/>
    <w:rPr>
      <w:b/>
      <w:bCs/>
    </w:rPr>
  </w:style>
  <w:style w:type="character" w:customStyle="1" w:styleId="CommentSubjectChar">
    <w:name w:val="Comment Subject Char"/>
    <w:basedOn w:val="CommentTextChar"/>
    <w:link w:val="CommentSubject"/>
    <w:uiPriority w:val="99"/>
    <w:semiHidden/>
    <w:rsid w:val="008F2D28"/>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940667">
      <w:bodyDiv w:val="1"/>
      <w:marLeft w:val="0"/>
      <w:marRight w:val="0"/>
      <w:marTop w:val="0"/>
      <w:marBottom w:val="0"/>
      <w:divBdr>
        <w:top w:val="none" w:sz="0" w:space="0" w:color="auto"/>
        <w:left w:val="none" w:sz="0" w:space="0" w:color="auto"/>
        <w:bottom w:val="none" w:sz="0" w:space="0" w:color="auto"/>
        <w:right w:val="none" w:sz="0" w:space="0" w:color="auto"/>
      </w:divBdr>
    </w:div>
    <w:div w:id="497158931">
      <w:bodyDiv w:val="1"/>
      <w:marLeft w:val="0"/>
      <w:marRight w:val="0"/>
      <w:marTop w:val="0"/>
      <w:marBottom w:val="0"/>
      <w:divBdr>
        <w:top w:val="none" w:sz="0" w:space="0" w:color="auto"/>
        <w:left w:val="none" w:sz="0" w:space="0" w:color="auto"/>
        <w:bottom w:val="none" w:sz="0" w:space="0" w:color="auto"/>
        <w:right w:val="none" w:sz="0" w:space="0" w:color="auto"/>
      </w:divBdr>
    </w:div>
    <w:div w:id="2040281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footer" Target="footer2.xml"/><Relationship Id="rId19" Type="http://schemas.openxmlformats.org/officeDocument/2006/relationships/image" Target="media/image13.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microsoft.com/office/2011/relationships/people" Target="peop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emf"/><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emf"/><Relationship Id="rId18" Type="http://schemas.openxmlformats.org/officeDocument/2006/relationships/image" Target="media/image12.emf"/><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37</Pages>
  <Words>3330</Words>
  <Characters>18987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Syracuse University</Company>
  <LinksUpToDate>false</LinksUpToDate>
  <CharactersWithSpaces>22273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dharter</dc:creator>
  <cp:lastModifiedBy>Tim Tieng</cp:lastModifiedBy>
  <cp:revision>4</cp:revision>
  <cp:lastPrinted>2019-07-07T00:38:00Z</cp:lastPrinted>
  <dcterms:created xsi:type="dcterms:W3CDTF">2022-03-14T21:55:00Z</dcterms:created>
  <dcterms:modified xsi:type="dcterms:W3CDTF">2022-05-31T17:18:00Z</dcterms:modified>
</cp:coreProperties>
</file>